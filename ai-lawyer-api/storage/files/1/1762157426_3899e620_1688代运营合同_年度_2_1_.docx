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ight="1415" w:firstLine="1517" w:left="-1800"/>
        <w:rPr>
          <w:rFonts w:asciiTheme="minorEastAsia" w:hAnsiTheme="minorEastAsia"/>
          <w:b/>
          <w:bCs/>
          <w:sz w:val="56"/>
          <w:szCs w:val="56"/>
        </w:rPr>
        <w:pPrChange w:author="zk" w:date="2025-12-03T12:49:50Z" w:id="0" oouserid="1">
          <w:pPr>
            <w:pBdr/>
            <w:spacing w:line="360" w:lineRule="auto"/>
            <w:ind w:right="1415" w:left="-1800"/>
          </w:pPr>
        </w:pPrChange>
      </w:pPr>
      <w:r>
        <w:rPr>
          <w:rFonts w:asciiTheme="minorEastAsia" w:hAnsiTheme="minorEastAsia"/>
          <w:b/>
          <w:sz w:val="40"/>
          <w:szCs w:val="40"/>
        </w:rPr>
        <w:t xml:space="preserve">+</w:t>
      </w:r>
      <w:r>
        <w:rPr>
          <w:rFonts w:hint="eastAsia" w:asciiTheme="minorEastAsia" w:hAnsiTheme="minorEastAsia"/>
          <w:b/>
          <w:sz w:val="40"/>
          <w:szCs w:val="40"/>
        </w:rPr>
        <w:t xml:space="preserve">   </w:t>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704" w:left="-708"/>
        <w:jc w:val="center"/>
        <w:rPr>
          <w:rFonts w:asciiTheme="minorEastAsia" w:hAnsiTheme="minorEastAsia"/>
          <w:b/>
          <w:bCs/>
          <w:sz w:val="56"/>
          <w:szCs w:val="56"/>
        </w:rPr>
      </w:pPr>
      <w:r>
        <w:rPr>
          <w:rFonts w:asciiTheme="minorEastAsia" w:hAnsiTheme="minorEastAsia"/>
          <w:sz w:val="40"/>
          <w:szCs w:val="4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column">
                  <wp:posOffset>3270250</wp:posOffset>
                </wp:positionH>
                <wp:positionV relativeFrom="paragraph">
                  <wp:posOffset>340360</wp:posOffset>
                </wp:positionV>
                <wp:extent cx="1909445" cy="7604125"/>
                <wp:effectExtent l="0" t="0" r="0" b="0"/>
                <wp:wrapNone/>
                <wp:docPr id="6" name="WordArt 11"/>
                <wp:cNvGraphicFramePr/>
                <a:graphic xmlns:a="http://schemas.openxmlformats.org/drawingml/2006/main">
                  <a:graphicData uri="http://schemas.microsoft.com/office/word/2010/wordprocessingShape">
                    <wps:wsp>
                      <wps:cNvPr id="0" name=""/>
                      <wps:cNvSpPr txBox="1">
                        <a:spLocks noChangeArrowheads="1" noChangeShapeType="1" noTextEdit="1"/>
                      </wps:cNvSpPr>
                      <wps:spPr bwMode="auto">
                        <a:xfrm>
                          <a:off x="0" y="0"/>
                          <a:ext cx="1909445" cy="7604112"/>
                        </a:xfrm>
                        <a:prstGeom prst="rect">
                          <a:avLst/>
                        </a:prstGeom>
                      </wps:spPr>
                      <wps:txbx>
                        <w:txbxContent>
                          <w:p>
                            <w:pPr>
                              <w:pBdr/>
                              <w:spacing/>
                              <w:ind/>
                              <w:jc w:val="center"/>
                              <w:rPr>
                                <w:sz w:val="130"/>
                                <w:szCs w:val="130"/>
                              </w:rPr>
                            </w:pPr>
                            <w:r>
                              <w:rPr>
                                <w:rFonts w:hint="eastAsia" w:ascii="微软雅黑" w:hAnsi="微软雅黑" w:eastAsia="微软雅黑"/>
                                <w:b/>
                                <w:bCs/>
                                <w:color w:val="333333"/>
                                <w:spacing w:val="160"/>
                                <w:sz w:val="130"/>
                                <w:szCs w:val="130"/>
                                <w14:textOutline w14:w="19050" w14:cap="flat" w14:cmpd="sng" w14:algn="ctr">
                                  <w14:solidFill>
                                    <w14:srgbClr w14:val="FFFFFF"/>
                                  </w14:solidFill>
                                  <w14:prstDash w14:val="solid"/>
                                  <w14:round/>
                                </w14:textOutline>
                              </w:rPr>
                              <w:t xml:space="preserve">服务项目合同书</w:t>
                            </w:r>
                            <w:r>
                              <w:rPr>
                                <w:sz w:val="130"/>
                                <w:szCs w:val="130"/>
                              </w:rPr>
                            </w:r>
                            <w:r>
                              <w:rPr>
                                <w:sz w:val="130"/>
                                <w:szCs w:val="130"/>
                              </w:rPr>
                            </w:r>
                          </w:p>
                        </w:txbxContent>
                      </wps:txbx>
                      <wps:bodyPr vert="eaVert" wrap="square" fromWordArt="1">
                        <a:noAutofit/>
                      </wps:bodyPr>
                    </wps:wsp>
                  </a:graphicData>
                </a:graphic>
              </wp:anchor>
            </w:drawing>
          </mc:Choice>
          <mc:Fallback>
            <w:pict>
              <v:shape id="shape 5" o:spid="_x0000_s5" o:spt="202" type="#_x0000_t202" style="position:absolute;z-index:-251661312;o:allowoverlap:true;o:allowincell:true;mso-position-horizontal-relative:text;margin-left:257.50pt;mso-position-horizontal:absolute;mso-position-vertical-relative:text;margin-top:26.80pt;mso-position-vertical:absolute;width:150.35pt;height:598.75pt;mso-wrap-distance-left:9.00pt;mso-wrap-distance-top:0.00pt;mso-wrap-distance-right:9.00pt;mso-wrap-distance-bottom:0.00pt;visibility:visible;" filled="f">
                <v:textbox inset="0,0,0,0">
                  <w:txbxContent>
                    <w:p>
                      <w:pPr>
                        <w:pBdr/>
                        <w:spacing/>
                        <w:ind/>
                        <w:jc w:val="center"/>
                        <w:rPr>
                          <w:sz w:val="130"/>
                          <w:szCs w:val="130"/>
                        </w:rPr>
                      </w:pPr>
                      <w:r>
                        <w:rPr>
                          <w:rFonts w:hint="eastAsia" w:ascii="微软雅黑" w:hAnsi="微软雅黑" w:eastAsia="微软雅黑"/>
                          <w:b/>
                          <w:bCs/>
                          <w:color w:val="333333"/>
                          <w:spacing w:val="160"/>
                          <w:sz w:val="130"/>
                          <w:szCs w:val="130"/>
                          <w14:textOutline w14:w="19050" w14:cap="flat" w14:cmpd="sng" w14:algn="ctr">
                            <w14:solidFill>
                              <w14:srgbClr w14:val="FFFFFF"/>
                            </w14:solidFill>
                            <w14:prstDash w14:val="solid"/>
                            <w14:round/>
                          </w14:textOutline>
                        </w:rPr>
                        <w:t xml:space="preserve">服务项目合同书</w:t>
                      </w:r>
                      <w:r>
                        <w:rPr>
                          <w:sz w:val="130"/>
                          <w:szCs w:val="130"/>
                        </w:rPr>
                      </w:r>
                      <w:r>
                        <w:rPr>
                          <w:sz w:val="130"/>
                          <w:szCs w:val="130"/>
                        </w:rPr>
                      </w:r>
                    </w:p>
                  </w:txbxContent>
                </v:textbox>
              </v:shape>
            </w:pict>
          </mc:Fallback>
        </mc:AlternateContent>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hint="eastAsia" w:asciiTheme="minorEastAsia" w:hAnsiTheme="minorEastAsia"/>
          <w:b/>
          <w:bCs/>
          <w:sz w:val="56"/>
          <w:szCs w:val="56"/>
        </w:rPr>
      </w:pPr>
      <w:r>
        <w:rPr>
          <w:rFonts w:hint="eastAsia" w:asciiTheme="minorEastAsia" w:hAnsiTheme="minorEastAsia"/>
          <w:b/>
          <w:bCs/>
          <w:sz w:val="56"/>
          <w:szCs w:val="56"/>
        </w:rPr>
      </w:r>
      <w:r>
        <w:rPr>
          <w:rFonts w:hint="eastAsia" w:asciiTheme="minorEastAsia" w:hAnsiTheme="minorEastAsia"/>
          <w:b/>
          <w:bCs/>
          <w:sz w:val="56"/>
          <w:szCs w:val="56"/>
        </w:rPr>
      </w:r>
      <w:r>
        <w:rPr>
          <w:rFonts w:hint="eastAsia" w:asciiTheme="minorEastAsia" w:hAnsiTheme="minorEastAsia"/>
          <w:b/>
          <w:bCs/>
          <w:sz w:val="56"/>
          <w:szCs w:val="56"/>
        </w:rPr>
      </w:r>
    </w:p>
    <w:p>
      <w:pPr>
        <w:pBdr/>
        <w:spacing/>
        <w:ind w:firstLine="705" w:left="-708"/>
        <w:jc w:val="center"/>
        <w:rPr>
          <w:rFonts w:asciiTheme="minorEastAsia" w:hAnsiTheme="minorEastAsia"/>
          <w:b/>
          <w:bCs/>
          <w:sz w:val="56"/>
          <w:szCs w:val="56"/>
        </w:rPr>
      </w:pPr>
      <w:r>
        <w:rPr>
          <w:rFonts w:hint="eastAsia" w:cs="思源黑体 CN Regular" w:asciiTheme="minorEastAsia" w:hAnsiTheme="minorEastAsia"/>
          <w:b/>
          <w:bCs/>
          <w:sz w:val="40"/>
          <w:szCs w:val="40"/>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posOffset>222885</wp:posOffset>
                </wp:positionH>
                <wp:positionV relativeFrom="paragraph">
                  <wp:posOffset>305504</wp:posOffset>
                </wp:positionV>
                <wp:extent cx="10900410" cy="10900410"/>
                <wp:effectExtent l="0" t="0" r="0" b="0"/>
                <wp:wrapNone/>
                <wp:docPr id="7" name="图片 4" descr="预览图_千图网_编号2892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28343" name="图片 4" descr="预览图_千图网_编号28924803"/>
                        <pic:cNvPicPr>
                          <a:picLocks noChangeAspect="1"/>
                        </pic:cNvPicPr>
                        <pic:nvPr/>
                      </pic:nvPicPr>
                      <pic:blipFill rotWithShape="1">
                        <a:blip r:embed="rId17">
                          <a:clrChange>
                            <a:clrFrom>
                              <a:srgbClr val="CACACA"/>
                            </a:clrFrom>
                            <a:clrTo>
                              <a:srgbClr val="CACACA">
                                <a:alpha val="0"/>
                              </a:srgbClr>
                            </a:clrTo>
                          </a:clrChange>
                          <a:duotone>
                            <a:schemeClr val="bg2">
                              <a:shade val="45000"/>
                              <a:satMod val="135000"/>
                            </a:schemeClr>
                            <a:prstClr val="white"/>
                          </a:duotone>
                        </a:blip>
                        <a:stretch/>
                      </pic:blipFill>
                      <pic:spPr bwMode="auto">
                        <a:xfrm>
                          <a:off x="0" y="0"/>
                          <a:ext cx="10900372" cy="109003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9264;o:allowoverlap:true;o:allowincell:true;mso-position-horizontal-relative:page;margin-left:17.55pt;mso-position-horizontal:absolute;mso-position-vertical-relative:text;margin-top:24.06pt;mso-position-vertical:absolute;width:858.30pt;height:858.30pt;mso-wrap-distance-left:9.00pt;mso-wrap-distance-top:0.00pt;mso-wrap-distance-right:9.00pt;mso-wrap-distance-bottom:0.00pt;z-index:1;" stroked="false">
                <v:imagedata r:id="rId17" o:title=""/>
                <o:lock v:ext="edit" rotation="t"/>
              </v:shape>
            </w:pict>
          </mc:Fallback>
        </mc:AlternateContent>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704" w:left="-708"/>
        <w:jc w:val="center"/>
        <w:rPr>
          <w:rFonts w:asciiTheme="minorEastAsia" w:hAnsiTheme="minorEastAsia"/>
          <w:b/>
          <w:bCs/>
          <w:sz w:val="56"/>
          <w:szCs w:val="56"/>
        </w:rPr>
      </w:pPr>
      <w:r>
        <w:rPr>
          <w:rFonts w:asciiTheme="minorEastAsia" w:hAnsiTheme="minorEastAsia"/>
          <w:sz w:val="40"/>
          <w:szCs w:val="4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578485</wp:posOffset>
                </wp:positionH>
                <wp:positionV relativeFrom="paragraph">
                  <wp:posOffset>135255</wp:posOffset>
                </wp:positionV>
                <wp:extent cx="7369810" cy="1744345"/>
                <wp:effectExtent l="0" t="0" r="22225" b="27305"/>
                <wp:wrapNone/>
                <wp:docPr id="8" name="Text Box 10"/>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7369520" cy="1744609"/>
                        </a:xfrm>
                        <a:prstGeom prst="rect">
                          <a:avLst/>
                        </a:prstGeom>
                        <a:noFill/>
                        <a:ln w="9525">
                          <a:solidFill>
                            <a:srgbClr val="808080"/>
                          </a:solidFill>
                          <a:prstDash val="dash"/>
                          <a:miter lim="800000"/>
                        </a:ln>
                      </wps:spPr>
                      <wps:txbx>
                        <w:txbxContent>
                          <w:p>
                            <w:pPr>
                              <w:pBdr/>
                              <w:spacing/>
                              <w:ind w:hanging="440" w:left="440"/>
                              <w:jc w:val="center"/>
                              <w:rPr>
                                <w:rFonts w:ascii="微软雅黑" w:hAnsi="微软雅黑" w:eastAsia="微软雅黑"/>
                                <w:b/>
                                <w:sz w:val="44"/>
                                <w:szCs w:val="44"/>
                              </w:rPr>
                            </w:pPr>
                            <w:r>
                              <w:rPr>
                                <w:rFonts w:hint="eastAsia" w:ascii="微软雅黑" w:hAnsi="微软雅黑" w:eastAsia="微软雅黑"/>
                                <w:b/>
                                <w:sz w:val="44"/>
                                <w:szCs w:val="44"/>
                              </w:rPr>
                              <w:t xml:space="preserve">江 苏 一 牛 电 商 科 技 有 限 公 司</w:t>
                            </w:r>
                            <w:r>
                              <w:rPr>
                                <w:rFonts w:ascii="微软雅黑" w:hAnsi="微软雅黑" w:eastAsia="微软雅黑"/>
                                <w:b/>
                                <w:sz w:val="44"/>
                                <w:szCs w:val="44"/>
                              </w:rPr>
                            </w:r>
                            <w:r>
                              <w:rPr>
                                <w:rFonts w:ascii="微软雅黑" w:hAnsi="微软雅黑" w:eastAsia="微软雅黑"/>
                                <w:b/>
                                <w:sz w:val="44"/>
                                <w:szCs w:val="44"/>
                              </w:rPr>
                            </w:r>
                          </w:p>
                          <w:p>
                            <w:pPr>
                              <w:pBdr/>
                              <w:spacing/>
                              <w:ind w:firstLine="2202" w:left="439"/>
                              <w:jc w:val="left"/>
                              <w:rPr>
                                <w:rFonts w:ascii="微软雅黑" w:hAnsi="微软雅黑" w:eastAsia="微软雅黑"/>
                                <w:b/>
                                <w:sz w:val="44"/>
                                <w:szCs w:val="44"/>
                              </w:rPr>
                            </w:pPr>
                            <w:r>
                              <w:rPr>
                                <w:rFonts w:hint="eastAsia" w:ascii="微软雅黑" w:hAnsi="微软雅黑" w:eastAsia="微软雅黑"/>
                                <w:b/>
                                <w:sz w:val="44"/>
                                <w:szCs w:val="44"/>
                              </w:rPr>
                              <w:t xml:space="preserve">诚信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技术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 勤勉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共赢</w:t>
                            </w:r>
                            <w:r>
                              <w:rPr>
                                <w:rFonts w:ascii="微软雅黑" w:hAnsi="微软雅黑" w:eastAsia="微软雅黑"/>
                                <w:b/>
                                <w:sz w:val="44"/>
                                <w:szCs w:val="44"/>
                              </w:rPr>
                            </w:r>
                            <w:r>
                              <w:rPr>
                                <w:rFonts w:ascii="微软雅黑" w:hAnsi="微软雅黑" w:eastAsia="微软雅黑"/>
                                <w:b/>
                                <w:sz w:val="44"/>
                                <w:szCs w:val="44"/>
                              </w:rPr>
                            </w:r>
                          </w:p>
                        </w:txbxContent>
                      </wps:txbx>
                      <wps:bodyPr rot="0" vert="horz" wrap="square" lIns="91440" tIns="45720" rIns="91440" bIns="45720" anchor="t" anchorCtr="0" upright="1">
                        <a:noAutofit/>
                      </wps:bodyPr>
                    </wps:wsp>
                  </a:graphicData>
                </a:graphic>
              </wp:anchor>
            </w:drawing>
          </mc:Choice>
          <mc:Fallback>
            <w:pict>
              <v:shape id="shape 7" o:spid="_x0000_s7" o:spt="202" type="#_x0000_t202" style="position:absolute;z-index:251662336;o:allowoverlap:true;o:allowincell:true;mso-position-horizontal-relative:text;margin-left:45.55pt;mso-position-horizontal:absolute;mso-position-vertical-relative:text;margin-top:10.65pt;mso-position-vertical:absolute;width:580.30pt;height:137.35pt;mso-wrap-distance-left:9.00pt;mso-wrap-distance-top:0.00pt;mso-wrap-distance-right:9.00pt;mso-wrap-distance-bottom:0.00pt;v-text-anchor:top;visibility:visible;" filled="f" strokecolor="#808080" strokeweight="0.75pt">
                <v:stroke dashstyle="dash"/>
                <v:textbox inset="0,0,0,0">
                  <w:txbxContent>
                    <w:p>
                      <w:pPr>
                        <w:pBdr/>
                        <w:spacing/>
                        <w:ind w:hanging="440" w:left="440"/>
                        <w:jc w:val="center"/>
                        <w:rPr>
                          <w:rFonts w:ascii="微软雅黑" w:hAnsi="微软雅黑" w:eastAsia="微软雅黑"/>
                          <w:b/>
                          <w:sz w:val="44"/>
                          <w:szCs w:val="44"/>
                        </w:rPr>
                      </w:pPr>
                      <w:r>
                        <w:rPr>
                          <w:rFonts w:hint="eastAsia" w:ascii="微软雅黑" w:hAnsi="微软雅黑" w:eastAsia="微软雅黑"/>
                          <w:b/>
                          <w:sz w:val="44"/>
                          <w:szCs w:val="44"/>
                        </w:rPr>
                        <w:t xml:space="preserve">江 苏 一 牛 电 商 科 技 有 限 公 司</w:t>
                      </w:r>
                      <w:r>
                        <w:rPr>
                          <w:rFonts w:ascii="微软雅黑" w:hAnsi="微软雅黑" w:eastAsia="微软雅黑"/>
                          <w:b/>
                          <w:sz w:val="44"/>
                          <w:szCs w:val="44"/>
                        </w:rPr>
                      </w:r>
                      <w:r>
                        <w:rPr>
                          <w:rFonts w:ascii="微软雅黑" w:hAnsi="微软雅黑" w:eastAsia="微软雅黑"/>
                          <w:b/>
                          <w:sz w:val="44"/>
                          <w:szCs w:val="44"/>
                        </w:rPr>
                      </w:r>
                    </w:p>
                    <w:p>
                      <w:pPr>
                        <w:pBdr/>
                        <w:spacing/>
                        <w:ind w:firstLine="2202" w:left="439"/>
                        <w:jc w:val="left"/>
                        <w:rPr>
                          <w:rFonts w:ascii="微软雅黑" w:hAnsi="微软雅黑" w:eastAsia="微软雅黑"/>
                          <w:b/>
                          <w:sz w:val="44"/>
                          <w:szCs w:val="44"/>
                        </w:rPr>
                      </w:pPr>
                      <w:r>
                        <w:rPr>
                          <w:rFonts w:hint="eastAsia" w:ascii="微软雅黑" w:hAnsi="微软雅黑" w:eastAsia="微软雅黑"/>
                          <w:b/>
                          <w:sz w:val="44"/>
                          <w:szCs w:val="44"/>
                        </w:rPr>
                        <w:t xml:space="preserve">诚信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技术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 勤勉  </w:t>
                      </w:r>
                      <w:r>
                        <w:rPr>
                          <w:rFonts w:ascii="微软雅黑" w:hAnsi="微软雅黑" w:eastAsia="微软雅黑"/>
                          <w:b/>
                          <w:sz w:val="44"/>
                          <w:szCs w:val="44"/>
                        </w:rPr>
                        <w:t xml:space="preserve"> </w:t>
                      </w:r>
                      <w:r>
                        <w:rPr>
                          <w:rFonts w:hint="eastAsia" w:ascii="微软雅黑" w:hAnsi="微软雅黑" w:eastAsia="微软雅黑"/>
                          <w:b/>
                          <w:sz w:val="44"/>
                          <w:szCs w:val="44"/>
                        </w:rPr>
                        <w:t xml:space="preserve">共赢</w:t>
                      </w:r>
                      <w:r>
                        <w:rPr>
                          <w:rFonts w:ascii="微软雅黑" w:hAnsi="微软雅黑" w:eastAsia="微软雅黑"/>
                          <w:b/>
                          <w:sz w:val="44"/>
                          <w:szCs w:val="44"/>
                        </w:rPr>
                      </w:r>
                      <w:r>
                        <w:rPr>
                          <w:rFonts w:ascii="微软雅黑" w:hAnsi="微软雅黑" w:eastAsia="微软雅黑"/>
                          <w:b/>
                          <w:sz w:val="44"/>
                          <w:szCs w:val="44"/>
                        </w:rPr>
                      </w:r>
                    </w:p>
                  </w:txbxContent>
                </v:textbox>
              </v:shape>
            </w:pict>
          </mc:Fallback>
        </mc:AlternateContent>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firstLine="987" w:left="-708"/>
        <w:jc w:val="center"/>
        <w:rPr>
          <w:rFonts w:asciiTheme="minorEastAsia" w:hAnsiTheme="minorEastAsia"/>
          <w:b/>
          <w:bCs/>
          <w:sz w:val="56"/>
          <w:szCs w:val="56"/>
        </w:rPr>
      </w:pPr>
      <w:r>
        <w:rPr>
          <w:rFonts w:asciiTheme="minorEastAsia" w:hAnsiTheme="minorEastAsia"/>
          <w:b/>
          <w:bCs/>
          <w:sz w:val="56"/>
          <w:szCs w:val="56"/>
        </w:rPr>
      </w:r>
      <w:r>
        <w:rPr>
          <w:rFonts w:asciiTheme="minorEastAsia" w:hAnsiTheme="minorEastAsia"/>
          <w:b/>
          <w:bCs/>
          <w:sz w:val="56"/>
          <w:szCs w:val="56"/>
        </w:rPr>
      </w:r>
      <w:r>
        <w:rPr>
          <w:rFonts w:asciiTheme="minorEastAsia" w:hAnsiTheme="minorEastAsia"/>
          <w:b/>
          <w:bCs/>
          <w:sz w:val="56"/>
          <w:szCs w:val="56"/>
        </w:rPr>
      </w:r>
    </w:p>
    <w:p>
      <w:pPr>
        <w:pBdr/>
        <w:spacing/>
        <w:ind/>
        <w:rPr>
          <w:rFonts w:asciiTheme="minorEastAsia" w:hAnsiTheme="minorEastAsia"/>
          <w:b/>
          <w:bCs/>
          <w:szCs w:val="21"/>
        </w:rPr>
      </w:pPr>
      <w:r>
        <w:rPr>
          <w:rFonts w:asciiTheme="minorEastAsia" w:hAnsiTheme="minorEastAsia"/>
          <w:b/>
          <w:bCs/>
          <w:szCs w:val="21"/>
        </w:rPr>
      </w:r>
      <w:r>
        <w:rPr>
          <w:rFonts w:asciiTheme="minorEastAsia" w:hAnsiTheme="minorEastAsia"/>
          <w:b/>
          <w:bCs/>
          <w:szCs w:val="21"/>
        </w:rPr>
      </w:r>
      <w:r>
        <w:rPr>
          <w:rFonts w:asciiTheme="minorEastAsia" w:hAnsiTheme="minorEastAsia"/>
          <w:b/>
          <w:bCs/>
          <w:szCs w:val="21"/>
        </w:rPr>
      </w:r>
    </w:p>
    <w:p>
      <w:pPr>
        <w:pBdr/>
        <w:spacing w:line="360" w:lineRule="auto"/>
        <w:ind w:right="-1680" w:left="-1680"/>
        <w:jc w:val="center"/>
        <w:rPr>
          <w:rFonts w:cs="微软雅黑" w:asciiTheme="majorEastAsia" w:hAnsiTheme="majorEastAsia" w:eastAsiaTheme="majorEastAsia"/>
          <w:b/>
          <w:bCs/>
          <w:sz w:val="48"/>
          <w:szCs w:val="48"/>
        </w:rPr>
      </w:pPr>
      <w:r>
        <w:rPr>
          <w:rFonts w:hint="eastAsia" w:cs="微软雅黑" w:asciiTheme="majorEastAsia" w:hAnsiTheme="majorEastAsia" w:eastAsiaTheme="majorEastAsia"/>
          <w:b/>
          <w:bCs/>
          <w:sz w:val="48"/>
          <w:szCs w:val="48"/>
        </w:rPr>
        <w:t xml:space="preserve">1</w:t>
      </w:r>
      <w:r>
        <w:rPr>
          <w:rFonts w:cs="微软雅黑" w:asciiTheme="majorEastAsia" w:hAnsiTheme="majorEastAsia" w:eastAsiaTheme="majorEastAsia"/>
          <w:b/>
          <w:bCs/>
          <w:sz w:val="48"/>
          <w:szCs w:val="48"/>
        </w:rPr>
        <w:t xml:space="preserve">688</w:t>
      </w:r>
      <w:r>
        <w:rPr>
          <w:rFonts w:hint="eastAsia" w:cs="微软雅黑" w:asciiTheme="majorEastAsia" w:hAnsiTheme="majorEastAsia" w:eastAsiaTheme="majorEastAsia"/>
          <w:b/>
          <w:bCs/>
          <w:sz w:val="48"/>
          <w:szCs w:val="48"/>
        </w:rPr>
        <w:t xml:space="preserve">诚信通店铺营销提升-标准运营服务合同</w:t>
      </w:r>
      <w:r>
        <w:rPr>
          <w:rFonts w:cs="微软雅黑" w:asciiTheme="majorEastAsia" w:hAnsiTheme="majorEastAsia" w:eastAsiaTheme="majorEastAsia"/>
          <w:b/>
          <w:bCs/>
          <w:sz w:val="48"/>
          <w:szCs w:val="48"/>
        </w:rPr>
      </w:r>
      <w:r>
        <w:rPr>
          <w:rFonts w:cs="微软雅黑" w:asciiTheme="majorEastAsia" w:hAnsiTheme="majorEastAsia" w:eastAsiaTheme="majorEastAsia"/>
          <w:b/>
          <w:bCs/>
          <w:sz w:val="48"/>
          <w:szCs w:val="48"/>
        </w:rPr>
      </w:r>
    </w:p>
    <w:p>
      <w:pPr>
        <w:pBdr/>
        <w:spacing w:line="360" w:lineRule="auto"/>
        <w:ind/>
        <w:jc w:val="center"/>
        <w:rPr>
          <w:rFonts w:ascii="华文细黑" w:hAnsi="华文细黑" w:eastAsia="华文细黑" w:cs="微软雅黑"/>
          <w:sz w:val="24"/>
        </w:rPr>
      </w:pPr>
      <w:r>
        <w:rPr>
          <w:rFonts w:ascii="华文细黑" w:hAnsi="华文细黑" w:eastAsia="华文细黑" w:cs="微软雅黑"/>
          <w:sz w:val="24"/>
        </w:rPr>
      </w:r>
      <w:r>
        <w:rPr>
          <w:rFonts w:ascii="华文细黑" w:hAnsi="华文细黑" w:eastAsia="华文细黑" w:cs="微软雅黑"/>
          <w:sz w:val="24"/>
        </w:rPr>
      </w:r>
      <w:r>
        <w:rPr>
          <w:rFonts w:ascii="华文细黑" w:hAnsi="华文细黑" w:eastAsia="华文细黑" w:cs="微软雅黑"/>
          <w:sz w:val="24"/>
        </w:rPr>
      </w:r>
    </w:p>
    <w:p>
      <w:pPr>
        <w:pBdr/>
        <w:spacing w:line="360" w:lineRule="auto"/>
        <w:ind/>
        <w:jc w:val="left"/>
        <w:rPr>
          <w:rFonts w:cs="微软雅黑" w:asciiTheme="minorEastAsia" w:hAnsiTheme="minorEastAsia"/>
          <w:sz w:val="24"/>
        </w:rPr>
      </w:pPr>
      <w:r>
        <w:rPr>
          <w:rFonts w:hint="eastAsia" w:cs="微软雅黑" w:asciiTheme="minorEastAsia" w:hAnsiTheme="minorEastAsia"/>
          <w:sz w:val="24"/>
        </w:rPr>
        <w:t xml:space="preserve">甲方：____</w:t>
      </w:r>
      <w:r>
        <w:rPr>
          <w:rFonts w:hint="eastAsia" w:cs="微软雅黑" w:asciiTheme="minorEastAsia" w:hAnsiTheme="minorEastAsia"/>
          <w:sz w:val="24"/>
        </w:rPr>
        <w:t xml:space="preserve">__</w:t>
      </w:r>
      <w:r>
        <w:rPr>
          <w:rFonts w:hint="eastAsia" w:cs="微软雅黑" w:asciiTheme="minorEastAsia" w:hAnsiTheme="minorEastAsia"/>
          <w:sz w:val="24"/>
        </w:rPr>
        <w:t xml:space="preserve">_____________________    </w:t>
      </w:r>
      <w:r>
        <w:rPr>
          <w:rFonts w:cs="微软雅黑" w:asciiTheme="minorEastAsia" w:hAnsiTheme="minorEastAsia"/>
          <w:sz w:val="24"/>
        </w:rPr>
        <w:t xml:space="preserve">                                        </w:t>
      </w:r>
      <w:r>
        <w:rPr>
          <w:rFonts w:hint="eastAsia" w:cs="微软雅黑" w:asciiTheme="minorEastAsia" w:hAnsiTheme="minorEastAsia"/>
          <w:sz w:val="24"/>
        </w:rPr>
        <w:t xml:space="preserve">乙方：</w:t>
      </w:r>
      <w:r>
        <w:rPr>
          <w:rFonts w:hint="eastAsia" w:cs="微软雅黑" w:asciiTheme="minorEastAsia" w:hAnsiTheme="minorEastAsia"/>
          <w:sz w:val="24"/>
          <w:u w:val="single"/>
        </w:rPr>
        <w:t xml:space="preserve">江苏一牛电商科技有限公司</w:t>
      </w:r>
      <w:r>
        <w:rPr>
          <w:rFonts w:cs="微软雅黑" w:asciiTheme="minorEastAsia" w:hAnsiTheme="minorEastAsia"/>
          <w:sz w:val="24"/>
        </w:rPr>
      </w:r>
      <w:r>
        <w:rPr>
          <w:rFonts w:cs="微软雅黑" w:asciiTheme="minorEastAsia" w:hAnsiTheme="minorEastAsia"/>
          <w:sz w:val="24"/>
        </w:rPr>
      </w:r>
    </w:p>
    <w:p>
      <w:pPr>
        <w:pBdr/>
        <w:spacing w:line="360" w:lineRule="auto"/>
        <w:ind/>
        <w:jc w:val="left"/>
        <w:rPr>
          <w:rFonts w:cs="微软雅黑" w:asciiTheme="minorEastAsia" w:hAnsiTheme="minorEastAsia"/>
          <w:sz w:val="24"/>
        </w:rPr>
      </w:pPr>
      <w:r>
        <w:rPr>
          <w:rFonts w:hint="eastAsia" w:cs="微软雅黑" w:asciiTheme="minorEastAsia" w:hAnsiTheme="minorEastAsia"/>
          <w:sz w:val="24"/>
        </w:rPr>
        <w:t xml:space="preserve">地址：___________________________    </w:t>
      </w:r>
      <w:r>
        <w:rPr>
          <w:rFonts w:cs="微软雅黑" w:asciiTheme="minorEastAsia" w:hAnsiTheme="minorEastAsia"/>
          <w:sz w:val="24"/>
        </w:rPr>
        <w:t xml:space="preserve">                                        </w:t>
      </w:r>
      <w:r>
        <w:rPr>
          <w:rFonts w:hint="eastAsia" w:cs="微软雅黑" w:asciiTheme="minorEastAsia" w:hAnsiTheme="minorEastAsia"/>
          <w:sz w:val="24"/>
        </w:rPr>
        <w:t xml:space="preserve">地址：</w:t>
      </w:r>
      <w:r>
        <w:rPr>
          <w:rFonts w:hint="eastAsia" w:cs="微软雅黑" w:asciiTheme="minorEastAsia" w:hAnsiTheme="minorEastAsia"/>
          <w:sz w:val="24"/>
          <w:u w:val="single"/>
        </w:rPr>
        <w:t xml:space="preserve">宿迁洪泽湖东路19号创业谷 </w:t>
      </w:r>
      <w:r>
        <w:rPr>
          <w:rFonts w:cs="微软雅黑" w:asciiTheme="minorEastAsia" w:hAnsiTheme="minorEastAsia"/>
          <w:sz w:val="24"/>
        </w:rPr>
      </w:r>
      <w:r>
        <w:rPr>
          <w:rFonts w:cs="微软雅黑" w:asciiTheme="minorEastAsia" w:hAnsiTheme="minorEastAsia"/>
          <w:sz w:val="24"/>
        </w:rPr>
      </w:r>
    </w:p>
    <w:p>
      <w:pPr>
        <w:pBdr/>
        <w:spacing w:line="360" w:lineRule="auto"/>
        <w:ind/>
        <w:jc w:val="left"/>
        <w:rPr>
          <w:rFonts w:cs="微软雅黑" w:asciiTheme="minorEastAsia" w:hAnsiTheme="minorEastAsia"/>
          <w:sz w:val="24"/>
        </w:rPr>
      </w:pPr>
      <w:r>
        <w:rPr>
          <w:rFonts w:hint="eastAsia" w:cs="微软雅黑" w:asciiTheme="minorEastAsia" w:hAnsiTheme="minorEastAsia"/>
          <w:sz w:val="24"/>
        </w:rPr>
        <w:t xml:space="preserve">电话：___________________________    </w:t>
      </w:r>
      <w:r>
        <w:rPr>
          <w:rFonts w:cs="微软雅黑" w:asciiTheme="minorEastAsia" w:hAnsiTheme="minorEastAsia"/>
          <w:sz w:val="24"/>
        </w:rPr>
        <w:t xml:space="preserve">                                        </w:t>
      </w:r>
      <w:r>
        <w:rPr>
          <w:rFonts w:hint="eastAsia" w:cs="微软雅黑" w:asciiTheme="minorEastAsia" w:hAnsiTheme="minorEastAsia"/>
          <w:sz w:val="24"/>
        </w:rPr>
        <w:t xml:space="preserve">电话：</w:t>
      </w:r>
      <w:r>
        <w:rPr>
          <w:rFonts w:hint="eastAsia" w:cs="微软雅黑" w:asciiTheme="minorEastAsia" w:hAnsiTheme="minorEastAsia"/>
          <w:sz w:val="24"/>
          <w:u w:val="single"/>
        </w:rPr>
        <w:t xml:space="preserve">0527-8</w:t>
      </w:r>
      <w:r>
        <w:rPr>
          <w:rFonts w:cs="微软雅黑" w:asciiTheme="minorEastAsia" w:hAnsiTheme="minorEastAsia"/>
          <w:sz w:val="24"/>
          <w:u w:val="single"/>
        </w:rPr>
        <w:t xml:space="preserve">2888066</w:t>
      </w:r>
      <w:r>
        <w:rPr>
          <w:rFonts w:hint="eastAsia" w:cs="微软雅黑" w:asciiTheme="minorEastAsia" w:hAnsiTheme="minorEastAsia"/>
          <w:sz w:val="24"/>
          <w:u w:val="single"/>
        </w:rPr>
        <w:t xml:space="preserve"> </w:t>
      </w:r>
      <w:r>
        <w:rPr>
          <w:rFonts w:cs="微软雅黑" w:asciiTheme="minorEastAsia" w:hAnsiTheme="minorEastAsia"/>
          <w:sz w:val="24"/>
        </w:rPr>
      </w:r>
      <w:r>
        <w:rPr>
          <w:rFonts w:cs="微软雅黑" w:asciiTheme="minorEastAsia" w:hAnsiTheme="minorEastAsia"/>
          <w:sz w:val="24"/>
        </w:rPr>
      </w:r>
    </w:p>
    <w:p>
      <w:pPr>
        <w:pBdr/>
        <w:spacing w:line="360" w:lineRule="auto"/>
        <w:ind/>
        <w:jc w:val="left"/>
        <w:rPr>
          <w:rFonts w:cs="微软雅黑" w:asciiTheme="minorEastAsia" w:hAnsiTheme="minorEastAsia"/>
          <w:sz w:val="24"/>
          <w:u w:val="single"/>
        </w:rPr>
      </w:pPr>
      <w:r>
        <w:rPr>
          <w:rFonts w:hint="eastAsia" w:cs="微软雅黑" w:asciiTheme="minorEastAsia" w:hAnsiTheme="minorEastAsia"/>
          <w:sz w:val="24"/>
        </w:rPr>
        <w:t xml:space="preserve">邮箱：___________________________    </w:t>
      </w:r>
      <w:r>
        <w:rPr>
          <w:rFonts w:cs="微软雅黑" w:asciiTheme="minorEastAsia" w:hAnsiTheme="minorEastAsia"/>
          <w:sz w:val="24"/>
        </w:rPr>
        <w:t xml:space="preserve">                                        </w:t>
      </w:r>
      <w:r>
        <w:rPr>
          <w:rFonts w:hint="eastAsia" w:cs="微软雅黑" w:asciiTheme="minorEastAsia" w:hAnsiTheme="minorEastAsia"/>
          <w:sz w:val="24"/>
        </w:rPr>
        <w:t xml:space="preserve">邮箱：</w:t>
      </w:r>
      <w:r>
        <w:rPr>
          <w:rFonts w:hint="eastAsia" w:cs="微软雅黑" w:asciiTheme="minorEastAsia" w:hAnsiTheme="minorEastAsia"/>
          <w:sz w:val="24"/>
          <w:u w:val="single"/>
        </w:rPr>
        <w:t xml:space="preserve">jsyndskj@163.com</w:t>
      </w:r>
      <w:r>
        <w:rPr>
          <w:rFonts w:cs="微软雅黑" w:asciiTheme="minorEastAsia" w:hAnsiTheme="minorEastAsia"/>
          <w:sz w:val="24"/>
          <w:u w:val="single"/>
        </w:rPr>
      </w:r>
      <w:r>
        <w:rPr>
          <w:rFonts w:cs="微软雅黑" w:asciiTheme="minorEastAsia" w:hAnsiTheme="minorEastAsia"/>
          <w:sz w:val="24"/>
          <w:u w:val="single"/>
        </w:rPr>
      </w:r>
    </w:p>
    <w:p>
      <w:pPr>
        <w:pBdr/>
        <w:spacing w:line="360" w:lineRule="auto"/>
        <w:ind/>
        <w:jc w:val="left"/>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tabs>
          <w:tab w:val="left" w:leader="none" w:pos="0"/>
        </w:tabs>
        <w:spacing w:line="360" w:lineRule="auto"/>
        <w:ind w:right="141" w:firstLine="480"/>
        <w:rPr>
          <w:rFonts w:cs="微软雅黑" w:asciiTheme="minorEastAsia" w:hAnsiTheme="minorEastAsia"/>
          <w:sz w:val="24"/>
        </w:rPr>
      </w:pPr>
      <w:r>
        <w:rPr>
          <w:rFonts w:hint="eastAsia" w:cs="微软雅黑" w:asciiTheme="minorEastAsia" w:hAnsiTheme="minorEastAsia"/>
          <w:sz w:val="24"/>
        </w:rPr>
        <w:t xml:space="preserve">江苏一牛电商科技有限公司成立于2</w:t>
      </w:r>
      <w:r>
        <w:rPr>
          <w:rFonts w:cs="微软雅黑" w:asciiTheme="minorEastAsia" w:hAnsiTheme="minorEastAsia"/>
          <w:sz w:val="24"/>
        </w:rPr>
        <w:t xml:space="preserve">019</w:t>
      </w:r>
      <w:r>
        <w:rPr>
          <w:rFonts w:hint="eastAsia" w:cs="微软雅黑" w:asciiTheme="minorEastAsia" w:hAnsiTheme="minorEastAsia"/>
          <w:sz w:val="24"/>
        </w:rPr>
        <w:t xml:space="preserve">年底，坐落于宿迁国家电子商务产业园区，是一家全国领先的集软件研发，新零售综合服务、大数据营销与一体的高科技新零售组综合服务商。致力于为知名品牌提供新零售整体解决方案，高新技术企业，自主研发的软件已累计获得多项软著著作权，拥有数十位技术研发工程师和顶尖新零售综合服务人才。</w:t>
      </w:r>
      <w:r>
        <w:rPr>
          <w:rFonts w:cs="微软雅黑" w:asciiTheme="minorEastAsia" w:hAnsiTheme="minorEastAsia"/>
          <w:sz w:val="24"/>
        </w:rPr>
        <w:t xml:space="preserve">以电商管理服务为基础，提供店铺整体管理、推广/引流、图片设计、网红直播、短视频/AI研发等多种一站式服务。</w:t>
      </w:r>
      <w:r>
        <w:rPr>
          <w:rFonts w:cs="微软雅黑" w:asciiTheme="minorEastAsia" w:hAnsiTheme="minorEastAsia"/>
          <w:sz w:val="24"/>
        </w:rPr>
      </w:r>
      <w:r>
        <w:rPr>
          <w:rFonts w:cs="微软雅黑" w:asciiTheme="minorEastAsia" w:hAnsiTheme="minorEastAsia"/>
          <w:sz w:val="24"/>
        </w:rPr>
      </w:r>
    </w:p>
    <w:p>
      <w:pPr>
        <w:pBdr/>
        <w:spacing w:line="360" w:lineRule="auto"/>
        <w:ind w:firstLine="482"/>
        <w:rPr>
          <w:rFonts w:cs="微软雅黑" w:asciiTheme="minorEastAsia" w:hAnsiTheme="minorEastAsia"/>
          <w:sz w:val="24"/>
        </w:rPr>
      </w:pPr>
      <w:r>
        <w:rPr>
          <w:rFonts w:cs="微软雅黑" w:asciiTheme="minorEastAsia" w:hAnsiTheme="minorEastAsia"/>
          <w:sz w:val="24"/>
        </w:rPr>
        <w:t xml:space="preserve">专业：淘宝、天猫、</w:t>
      </w:r>
      <w:r>
        <w:rPr>
          <w:rFonts w:hint="eastAsia" w:cs="微软雅黑" w:asciiTheme="minorEastAsia" w:hAnsiTheme="minorEastAsia"/>
          <w:sz w:val="24"/>
        </w:rPr>
        <w:t xml:space="preserve">京东、</w:t>
      </w:r>
      <w:r>
        <w:rPr>
          <w:rFonts w:cs="微软雅黑" w:asciiTheme="minorEastAsia" w:hAnsiTheme="minorEastAsia"/>
          <w:sz w:val="24"/>
        </w:rPr>
        <w:t xml:space="preserve">拼多多</w:t>
      </w:r>
      <w:r>
        <w:rPr>
          <w:rFonts w:hint="eastAsia" w:cs="微软雅黑" w:asciiTheme="minorEastAsia" w:hAnsiTheme="minorEastAsia"/>
          <w:sz w:val="24"/>
        </w:rPr>
        <w:t xml:space="preserve">、1</w:t>
      </w:r>
      <w:r>
        <w:rPr>
          <w:rFonts w:cs="微软雅黑" w:asciiTheme="minorEastAsia" w:hAnsiTheme="minorEastAsia"/>
          <w:sz w:val="24"/>
        </w:rPr>
        <w:t xml:space="preserve">688</w:t>
      </w:r>
      <w:r>
        <w:rPr>
          <w:rFonts w:hint="eastAsia" w:cs="微软雅黑" w:asciiTheme="minorEastAsia" w:hAnsiTheme="minorEastAsia"/>
          <w:sz w:val="24"/>
        </w:rPr>
        <w:t xml:space="preserve">、速卖通、美团、抖音、亚马逊等</w:t>
      </w:r>
      <w:r>
        <w:rPr>
          <w:rFonts w:cs="微软雅黑" w:asciiTheme="minorEastAsia" w:hAnsiTheme="minorEastAsia"/>
          <w:sz w:val="24"/>
        </w:rPr>
        <w:t xml:space="preserve">代运营/电商、网店代运营托等服务。我们努力创建一个充满活力的部门和</w:t>
      </w:r>
      <w:r>
        <w:rPr>
          <w:rFonts w:hint="eastAsia" w:cs="微软雅黑" w:asciiTheme="minorEastAsia" w:hAnsiTheme="minorEastAsia"/>
          <w:sz w:val="24"/>
        </w:rPr>
        <w:t xml:space="preserve">一牛</w:t>
      </w:r>
      <w:r>
        <w:rPr>
          <w:rFonts w:cs="微软雅黑" w:asciiTheme="minorEastAsia" w:hAnsiTheme="minorEastAsia"/>
          <w:sz w:val="24"/>
        </w:rPr>
        <w:t xml:space="preserve">生态链。为了为更多的品牌商提供管理咨询服务，我们将建立“以人为本的系统支持”三大创新生态：服务商生态、个体户生态、智能交易所生态。</w:t>
      </w:r>
      <w:r>
        <w:rPr>
          <w:rFonts w:hint="eastAsia" w:cs="微软雅黑" w:asciiTheme="minorEastAsia" w:hAnsiTheme="minorEastAsia"/>
          <w:sz w:val="24"/>
        </w:rPr>
        <w:t xml:space="preserve">以服务客户为核心，为客户提供一站式商业解决方案，打造出卓越超群的电子商务平台和生态系统，依托多年的互联网行业经营理念，累计服务全国三万多家企业，从而让我司在行业内拥有一流的口碑，不断提升团队专业服务能力，经过不懈努力，先后与天猫淘宝京东拼多多等电子商务服务商建立起战略合作伙伴关系。通过软件提升公司新零售综合服务能力，并在供应链各领域深耕细作，为品牌提供定制化解决方案，为消费者打造完美购物体验，构架起品牌与消费者之间的互通桥梁。</w:t>
      </w:r>
      <w:r>
        <w:rPr>
          <w:rFonts w:cs="微软雅黑" w:asciiTheme="minorEastAsia" w:hAnsiTheme="minorEastAsia"/>
          <w:sz w:val="24"/>
        </w:rPr>
        <w:t xml:space="preserve">hlk kl; fasdffds</w:t>
      </w:r>
      <w:ins w:id="1" w:author="zk" w:date="2025-12-03T13:00:49Z" oouserid="1">
        <w:r>
          <w:rPr>
            <w:rFonts w:cs="微软雅黑" w:asciiTheme="minorEastAsia" w:hAnsiTheme="minorEastAsia"/>
            <w:sz w:val="24"/>
          </w:rPr>
          <w:t xml:space="preserve">fdsfsaf</w:t>
        </w:r>
      </w:ins>
      <w:r>
        <w:rPr>
          <w:rFonts w:cs="微软雅黑" w:asciiTheme="minorEastAsia" w:hAnsiTheme="minorEastAsia"/>
          <w:sz w:val="24"/>
        </w:rPr>
        <w:t xml:space="preserve">fsfsdf </w:t>
      </w:r>
      <w:r>
        <w:rPr>
          <w:rFonts w:cs="微软雅黑" w:asciiTheme="minorEastAsia" w:hAnsiTheme="minorEastAsia"/>
          <w:sz w:val="24"/>
        </w:rPr>
      </w:r>
    </w:p>
    <w:p>
      <w:pPr>
        <w:pBdr/>
        <w:spacing w:line="360" w:lineRule="auto"/>
        <w:ind w:firstLine="482"/>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spacing w:line="360" w:lineRule="auto"/>
        <w:ind w:firstLine="480"/>
        <w:rPr>
          <w:rFonts w:cs="微软雅黑" w:asciiTheme="minorEastAsia" w:hAnsiTheme="minorEastAsia"/>
          <w:sz w:val="24"/>
        </w:rPr>
      </w:pPr>
      <w:r/>
      <w:bookmarkStart w:id="0" w:name="_Hlk85729503"/>
      <w:r>
        <w:rPr>
          <w:rFonts w:hint="eastAsia" w:cs="微软雅黑" w:asciiTheme="minorEastAsia" w:hAnsiTheme="minorEastAsia"/>
          <w:sz w:val="24"/>
        </w:rPr>
        <w:t xml:space="preserve">经甲、乙双方协商，</w:t>
      </w:r>
      <w:r>
        <w:rPr>
          <w:rFonts w:cs="微软雅黑" w:asciiTheme="minorEastAsia" w:hAnsiTheme="minorEastAsia"/>
          <w:sz w:val="24"/>
        </w:rPr>
        <w:t xml:space="preserve">根据《中华人民共和国合同法》的有关规定，就甲方委托乙方在知名第三方电商平台上申请开通网店</w:t>
      </w:r>
      <w:r>
        <w:rPr>
          <w:rFonts w:hint="eastAsia" w:cs="微软雅黑" w:asciiTheme="minorEastAsia" w:hAnsiTheme="minorEastAsia"/>
          <w:sz w:val="24"/>
        </w:rPr>
        <w:t xml:space="preserve">，</w:t>
      </w:r>
      <w:r>
        <w:rPr>
          <w:rFonts w:cs="微软雅黑" w:asciiTheme="minorEastAsia" w:hAnsiTheme="minorEastAsia"/>
          <w:sz w:val="24"/>
        </w:rPr>
        <w:t xml:space="preserve">进行电子商务相关</w:t>
      </w:r>
      <w:r>
        <w:rPr>
          <w:rFonts w:hint="eastAsia" w:cs="微软雅黑" w:asciiTheme="minorEastAsia" w:hAnsiTheme="minorEastAsia"/>
          <w:sz w:val="24"/>
        </w:rPr>
        <w:t xml:space="preserve">的</w:t>
      </w:r>
      <w:r>
        <w:rPr>
          <w:rFonts w:cs="微软雅黑" w:asciiTheme="minorEastAsia" w:hAnsiTheme="minorEastAsia"/>
          <w:sz w:val="24"/>
        </w:rPr>
        <w:t xml:space="preserve">运营、策划、营销</w:t>
      </w:r>
      <w:r>
        <w:rPr>
          <w:rFonts w:hint="eastAsia" w:cs="微软雅黑" w:asciiTheme="minorEastAsia" w:hAnsiTheme="minorEastAsia"/>
          <w:sz w:val="24"/>
        </w:rPr>
        <w:t xml:space="preserve">推广活动</w:t>
      </w:r>
      <w:r>
        <w:rPr>
          <w:rFonts w:cs="微软雅黑" w:asciiTheme="minorEastAsia" w:hAnsiTheme="minorEastAsia"/>
          <w:sz w:val="24"/>
        </w:rPr>
        <w:t xml:space="preserve">及技术支持等事项，甲乙双方应本着诚实、信用、平等、共同发展的原则，达成如下协议条款，以资共同遵守。</w:t>
      </w:r>
      <w:r>
        <w:rPr>
          <w:rFonts w:cs="微软雅黑" w:asciiTheme="minorEastAsia" w:hAnsiTheme="minorEastAsia"/>
          <w:sz w:val="24"/>
        </w:rPr>
      </w:r>
      <w:r>
        <w:rPr>
          <w:rFonts w:cs="微软雅黑" w:asciiTheme="minorEastAsia" w:hAnsiTheme="minorEastAsia"/>
          <w:sz w:val="24"/>
        </w:rPr>
      </w:r>
    </w:p>
    <w:p>
      <w:pPr>
        <w:pBdr/>
        <w:spacing w:line="360" w:lineRule="auto"/>
        <w:ind w:firstLine="480"/>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spacing w:after="180" w:line="360" w:lineRule="auto"/>
        <w:ind w:firstLine="180"/>
        <w:jc w:val="left"/>
        <w:rPr>
          <w:rFonts w:cs="黑体" w:asciiTheme="minorEastAsia" w:hAnsiTheme="minorEastAsia"/>
          <w:b/>
          <w:bCs/>
          <w:color w:val="000000"/>
          <w:sz w:val="24"/>
          <w:lang w:val="zh-CN" w:bidi="zh-CN"/>
        </w:rPr>
      </w:pPr>
      <w:r>
        <w:rPr>
          <w:rFonts w:cs="黑体" w:asciiTheme="minorEastAsia" w:hAnsiTheme="minorEastAsia"/>
          <w:b/>
          <w:bCs/>
          <w:color w:val="000000"/>
          <w:sz w:val="24"/>
          <w:lang w:val="zh-CN" w:bidi="zh-CN"/>
        </w:rPr>
        <w:t xml:space="preserve">第一章</w:t>
      </w:r>
      <w:r>
        <w:rPr>
          <w:rFonts w:hint="eastAsia" w:cs="黑体" w:asciiTheme="minorEastAsia" w:hAnsiTheme="minorEastAsia"/>
          <w:b/>
          <w:bCs/>
          <w:color w:val="000000"/>
          <w:sz w:val="24"/>
          <w:lang w:val="zh-CN" w:bidi="zh-CN"/>
        </w:rPr>
        <w:t xml:space="preserve"> 委托授权</w:t>
      </w:r>
      <w:r>
        <w:rPr>
          <w:rFonts w:cs="黑体" w:asciiTheme="minorEastAsia" w:hAnsiTheme="minorEastAsia"/>
          <w:b/>
          <w:bCs/>
          <w:color w:val="000000"/>
          <w:sz w:val="24"/>
          <w:lang w:val="zh-CN" w:bidi="zh-CN"/>
        </w:rPr>
      </w:r>
      <w:r>
        <w:rPr>
          <w:rFonts w:cs="黑体" w:asciiTheme="minorEastAsia" w:hAnsiTheme="minorEastAsia"/>
          <w:b/>
          <w:bCs/>
          <w:color w:val="000000"/>
          <w:sz w:val="24"/>
          <w:lang w:val="zh-CN" w:bidi="zh-CN"/>
        </w:rPr>
      </w:r>
    </w:p>
    <w:p>
      <w:pPr>
        <w:pBdr/>
        <w:spacing w:after="180" w:line="360" w:lineRule="auto"/>
        <w:ind w:firstLine="180"/>
        <w:jc w:val="left"/>
        <w:rPr>
          <w:rFonts w:cs="黑体" w:asciiTheme="minorEastAsia" w:hAnsiTheme="minorEastAsia"/>
          <w:color w:val="000000"/>
          <w:sz w:val="24"/>
          <w:lang w:val="zh-CN" w:bidi="zh-CN"/>
        </w:rPr>
      </w:pPr>
      <w:r>
        <w:rPr>
          <w:rFonts w:cs="Arial" w:asciiTheme="minorEastAsia" w:hAnsiTheme="minorEastAsia"/>
          <w:color w:val="000000"/>
          <w:sz w:val="24"/>
          <w:lang w:val="zh-CN" w:bidi="zh-CN"/>
        </w:rPr>
        <w:t xml:space="preserve">1</w:t>
      </w:r>
      <w:r>
        <w:rPr>
          <w:rFonts w:cs="黑体" w:asciiTheme="minorEastAsia" w:hAnsiTheme="minorEastAsia"/>
          <w:color w:val="000000"/>
          <w:sz w:val="24"/>
          <w:lang w:val="zh-CN" w:bidi="zh-CN"/>
        </w:rPr>
        <w:t xml:space="preserve">、甲方同意且授权乙方进行甲方在阿里巴巴中国站（</w:t>
      </w:r>
      <w:r>
        <w:rPr>
          <w:rFonts w:cs="Arial" w:asciiTheme="minorEastAsia" w:hAnsiTheme="minorEastAsia"/>
          <w:color w:val="000000"/>
          <w:sz w:val="24"/>
          <w:lang w:bidi="en-US"/>
        </w:rPr>
        <w:t xml:space="preserve">1688.com </w:t>
      </w:r>
      <w:r>
        <w:rPr>
          <w:rFonts w:hint="eastAsia" w:cs="宋体" w:asciiTheme="minorEastAsia" w:hAnsiTheme="minorEastAsia"/>
          <w:color w:val="000000"/>
          <w:sz w:val="24"/>
          <w:lang w:val="zh-CN" w:bidi="zh-CN"/>
        </w:rPr>
        <w:t xml:space="preserve">）</w:t>
      </w:r>
      <w:r>
        <w:rPr>
          <w:rFonts w:cs="黑体" w:asciiTheme="minorEastAsia" w:hAnsiTheme="minorEastAsia"/>
          <w:color w:val="000000"/>
          <w:sz w:val="24"/>
          <w:lang w:val="zh-CN" w:bidi="zh-CN"/>
        </w:rPr>
        <w:t xml:space="preserve">开通的诚信通会员进行本合同的相知民务;</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p>
      <w:pPr>
        <w:pBdr/>
        <w:spacing w:after="180" w:line="360" w:lineRule="auto"/>
        <w:ind w:firstLine="180"/>
        <w:jc w:val="left"/>
        <w:rPr>
          <w:rFonts w:cs="黑体" w:asciiTheme="minorEastAsia" w:hAnsiTheme="minorEastAsia"/>
          <w:color w:val="000000"/>
          <w:sz w:val="24"/>
          <w:lang w:val="zh-CN" w:bidi="zh-CN"/>
        </w:rPr>
      </w:pPr>
      <w:r>
        <w:rPr>
          <w:rFonts w:cs="Arial" w:asciiTheme="minorEastAsia" w:hAnsiTheme="minorEastAsia"/>
          <w:color w:val="000000"/>
          <w:sz w:val="24"/>
          <w:lang w:val="zh-CN" w:bidi="zh-CN"/>
        </w:rPr>
        <w:t xml:space="preserve">2</w:t>
      </w:r>
      <w:r>
        <w:rPr>
          <w:rFonts w:cs="黑体" w:asciiTheme="minorEastAsia" w:hAnsiTheme="minorEastAsia"/>
          <w:color w:val="000000"/>
          <w:sz w:val="24"/>
          <w:lang w:val="zh-CN" w:bidi="zh-CN"/>
        </w:rPr>
        <w:t xml:space="preserve">、以下为甲方授权乙方进行旺铺服务提供的相关信息：</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bl>
      <w:tblPr>
        <w:tblStyle w:val="1038"/>
        <w:tblInd w:w="0" w:type="dxa"/>
        <w:tblW w:w="13228" w:type="dxa"/>
        <w:tblCellMar>
          <w:left w:w="10" w:type="dxa"/>
          <w:top w:w="0" w:type="dxa"/>
          <w:right w:w="10" w:type="dxa"/>
          <w:bottom w:w="0" w:type="dxa"/>
        </w:tblCellMar>
        <w:tblBorders/>
        <w:tblLayout w:type="fixed"/>
        <w:tblpPr w:horzAnchor="margin" w:tblpXSpec="left" w:vertAnchor="page" w:tblpY="14371" w:leftFromText="180" w:topFromText="0" w:rightFromText="180" w:bottomFromText="0"/>
        <w:tblOverlap w:val="never"/>
        <w:tblLook w:val="04A0" w:firstRow="1" w:lastRow="0" w:firstColumn="1" w:lastColumn="0" w:noHBand="0" w:noVBand="1"/>
      </w:tblPr>
      <w:tblGrid>
        <w:gridCol w:w="2293"/>
        <w:gridCol w:w="4157"/>
        <w:gridCol w:w="2675"/>
        <w:gridCol w:w="4103"/>
      </w:tblGrid>
      <w:tr>
        <w:trPr>
          <w:trHeight w:val="716" w:hRule="exact"/>
        </w:trPr>
        <w:tc>
          <w:tcPr>
            <w:shd w:val="clear" w:color="auto" w:fill="auto"/>
            <w:tcBorders>
              <w:top w:val="single" w:color="auto" w:sz="4" w:space="0"/>
              <w:left w:val="single" w:color="auto" w:sz="4" w:space="0"/>
            </w:tcBorders>
            <w:tcW w:w="2293" w:type="dxa"/>
            <w:vAlign w:val="center"/>
            <w:textDirection w:val="lrTb"/>
            <w:noWrap w:val="false"/>
          </w:tcPr>
          <w:p>
            <w:pPr>
              <w:pBdr/>
              <w:spacing w:line="360" w:lineRule="auto"/>
              <w:ind w:firstLine="140"/>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诚信通会员</w:t>
            </w:r>
            <w:r>
              <w:rPr>
                <w:rFonts w:cs="黑体" w:asciiTheme="minorEastAsia" w:hAnsiTheme="minorEastAsia"/>
                <w:color w:val="000000"/>
                <w:sz w:val="24"/>
                <w:lang w:eastAsia="en-US" w:bidi="en-US"/>
              </w:rPr>
              <w:t xml:space="preserve">1D</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op w:val="single" w:color="auto" w:sz="4" w:space="0"/>
              <w:left w:val="single" w:color="auto" w:sz="4" w:space="0"/>
            </w:tcBorders>
            <w:tcW w:w="4157" w:type="dxa"/>
            <w:vAlign w:val="center"/>
            <w:textDirection w:val="lrTb"/>
            <w:noWrap w:val="false"/>
          </w:tcPr>
          <w:p>
            <w:pPr>
              <w:pBdr/>
              <w:spacing w:line="360" w:lineRule="auto"/>
              <w:ind w:right="320"/>
              <w:jc w:val="righ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（必填）</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op w:val="single" w:color="auto" w:sz="4" w:space="0"/>
              <w:left w:val="single" w:color="auto" w:sz="4" w:space="0"/>
            </w:tcBorders>
            <w:tcW w:w="2675" w:type="dxa"/>
            <w:vAlign w:val="center"/>
            <w:textDirection w:val="lrTb"/>
            <w:noWrap w:val="false"/>
          </w:tcPr>
          <w:p>
            <w:pPr>
              <w:pBdr/>
              <w:spacing w:line="360" w:lineRule="auto"/>
              <w:ind/>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诚信通会员登陆密码</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op w:val="single" w:color="auto" w:sz="4" w:space="0"/>
              <w:left w:val="single" w:color="auto" w:sz="4" w:space="0"/>
              <w:right w:val="single" w:color="auto" w:sz="4" w:space="0"/>
            </w:tcBorders>
            <w:tcW w:w="4102" w:type="dxa"/>
            <w:vAlign w:val="bottom"/>
            <w:textDirection w:val="lrTb"/>
            <w:noWrap w:val="false"/>
          </w:tcPr>
          <w:p>
            <w:pPr>
              <w:pBdr/>
              <w:spacing w:line="720" w:lineRule="auto"/>
              <w:ind w:hanging="440" w:left="580"/>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甲方密送给乙方相关工作人员</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r>
        <w:trPr>
          <w:trHeight w:val="1421" w:hRule="exact"/>
        </w:trPr>
        <w:tc>
          <w:tcPr>
            <w:shd w:val="clear" w:color="auto" w:fill="auto"/>
            <w:tcBorders>
              <w:top w:val="single" w:color="auto" w:sz="4" w:space="0"/>
              <w:left w:val="single" w:color="auto" w:sz="4" w:space="0"/>
              <w:bottom w:val="single" w:color="auto" w:sz="4" w:space="0"/>
            </w:tcBorders>
            <w:tcW w:w="2293" w:type="dxa"/>
            <w:vAlign w:val="center"/>
            <w:textDirection w:val="lrTb"/>
            <w:noWrap w:val="false"/>
          </w:tcPr>
          <w:p>
            <w:pPr>
              <w:pBdr/>
              <w:spacing w:line="360" w:lineRule="auto"/>
              <w:ind w:firstLine="140"/>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联系人信息：</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gridSpan w:val="3"/>
            <w:shd w:val="clear" w:color="auto" w:fill="auto"/>
            <w:tcBorders>
              <w:top w:val="single" w:color="auto" w:sz="4" w:space="0"/>
              <w:left w:val="single" w:color="auto" w:sz="4" w:space="0"/>
              <w:bottom w:val="single" w:color="auto" w:sz="4" w:space="0"/>
              <w:right w:val="single" w:color="auto" w:sz="4" w:space="0"/>
            </w:tcBorders>
            <w:tcW w:w="10935" w:type="dxa"/>
            <w:vAlign w:val="center"/>
            <w:textDirection w:val="lrTb"/>
            <w:noWrap w:val="false"/>
          </w:tcPr>
          <w:p>
            <w:pPr>
              <w:pBdr/>
              <w:tabs>
                <w:tab w:val="left" w:leader="underscore" w:pos="3375"/>
                <w:tab w:val="left" w:leader="underscore" w:pos="5192"/>
                <w:tab w:val="left" w:leader="underscore" w:pos="8310"/>
              </w:tabs>
              <w:spacing w:after="80" w:line="360" w:lineRule="auto"/>
              <w:ind w:firstLine="720"/>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姓</w:t>
            </w:r>
            <w:r>
              <w:rPr>
                <w:rFonts w:hint="eastAsia" w:cs="黑体" w:asciiTheme="minorEastAsia" w:hAnsiTheme="minorEastAsia"/>
                <w:color w:val="000000"/>
                <w:sz w:val="24"/>
                <w:lang w:val="zh-CN" w:bidi="zh-CN"/>
              </w:rPr>
              <w:t xml:space="preserve"> </w:t>
            </w:r>
            <w:r>
              <w:rPr>
                <w:rFonts w:cs="黑体" w:asciiTheme="minorEastAsia" w:hAnsiTheme="minorEastAsia"/>
                <w:color w:val="000000"/>
                <w:sz w:val="24"/>
                <w:lang w:val="zh-CN" w:bidi="zh-CN"/>
              </w:rPr>
              <w:t xml:space="preserve">   名:</w:t>
            </w:r>
            <w:r>
              <w:rPr>
                <w:rFonts w:cs="黑体" w:asciiTheme="minorEastAsia" w:hAnsiTheme="minorEastAsia"/>
                <w:color w:val="000000"/>
                <w:sz w:val="24"/>
                <w:lang w:val="zh-CN" w:bidi="zh-CN"/>
              </w:rPr>
              <w:tab/>
            </w:r>
            <w:r>
              <w:rPr>
                <w:rFonts w:cs="黑体" w:asciiTheme="minorEastAsia" w:hAnsiTheme="minorEastAsia"/>
                <w:color w:val="000000"/>
                <w:sz w:val="24"/>
                <w:lang w:val="zh-CN" w:bidi="zh-CN"/>
              </w:rPr>
              <w:t xml:space="preserve">；性别:</w:t>
            </w:r>
            <w:r>
              <w:rPr>
                <w:rFonts w:cs="黑体" w:asciiTheme="minorEastAsia" w:hAnsiTheme="minorEastAsia"/>
                <w:color w:val="000000"/>
                <w:sz w:val="24"/>
                <w:lang w:val="zh-CN" w:bidi="zh-CN"/>
              </w:rPr>
              <w:tab/>
            </w:r>
            <w:r>
              <w:rPr>
                <w:rFonts w:cs="黑体" w:asciiTheme="minorEastAsia" w:hAnsiTheme="minorEastAsia"/>
                <w:color w:val="000000"/>
                <w:sz w:val="24"/>
                <w:lang w:val="zh-CN" w:bidi="zh-CN"/>
              </w:rPr>
              <w:t xml:space="preserve">；职务</w:t>
            </w:r>
            <w:r>
              <w:rPr>
                <w:rFonts w:hint="eastAsia" w:cs="黑体" w:asciiTheme="minorEastAsia" w:hAnsiTheme="minorEastAsia"/>
                <w:color w:val="000000"/>
                <w:sz w:val="24"/>
                <w:lang w:val="zh-CN" w:bidi="zh-CN"/>
              </w:rPr>
              <w:t xml:space="preserve">：_</w:t>
            </w:r>
            <w:r>
              <w:rPr>
                <w:rFonts w:cs="黑体" w:asciiTheme="minorEastAsia" w:hAnsiTheme="minorEastAsia"/>
                <w:color w:val="000000"/>
                <w:sz w:val="24"/>
                <w:lang w:val="zh-CN" w:bidi="zh-CN"/>
              </w:rPr>
              <w:t xml:space="preserve">_____________</w:t>
            </w:r>
            <w:r>
              <w:rPr>
                <w:rFonts w:hint="eastAsia" w:cs="黑体" w:asciiTheme="minorEastAsia" w:hAnsiTheme="minorEastAsia"/>
                <w:color w:val="000000"/>
                <w:sz w:val="24"/>
                <w:lang w:val="zh-CN" w:bidi="zh-CN"/>
              </w:rPr>
              <w:t xml:space="preserve">；</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p>
            <w:pPr>
              <w:pBdr/>
              <w:tabs>
                <w:tab w:val="left" w:leader="underscore" w:pos="3360"/>
                <w:tab w:val="left" w:leader="underscore" w:pos="6810"/>
                <w:tab w:val="left" w:leader="none" w:pos="10088"/>
              </w:tabs>
              <w:spacing w:line="360" w:lineRule="auto"/>
              <w:ind w:firstLine="720"/>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联系电话:</w:t>
            </w:r>
            <w:r>
              <w:rPr>
                <w:rFonts w:cs="黑体" w:asciiTheme="minorEastAsia" w:hAnsiTheme="minorEastAsia"/>
                <w:color w:val="000000"/>
                <w:sz w:val="24"/>
                <w:lang w:val="zh-CN" w:bidi="zh-CN"/>
              </w:rPr>
              <w:tab/>
            </w:r>
            <w:r>
              <w:rPr>
                <w:rFonts w:cs="黑体" w:asciiTheme="minorEastAsia" w:hAnsiTheme="minorEastAsia"/>
                <w:color w:val="000000"/>
                <w:sz w:val="24"/>
                <w:lang w:val="zh-CN" w:bidi="zh-CN"/>
              </w:rPr>
              <w:t xml:space="preserve">；手机:</w:t>
            </w:r>
            <w:r>
              <w:rPr>
                <w:rFonts w:cs="黑体" w:asciiTheme="minorEastAsia" w:hAnsiTheme="minorEastAsia"/>
                <w:color w:val="000000"/>
                <w:sz w:val="24"/>
                <w:lang w:val="zh-CN" w:bidi="zh-CN"/>
              </w:rPr>
              <w:tab/>
            </w:r>
            <w:r>
              <w:rPr>
                <w:rFonts w:hint="eastAsia" w:cs="黑体" w:asciiTheme="minorEastAsia" w:hAnsiTheme="minorEastAsia"/>
                <w:color w:val="000000"/>
                <w:sz w:val="24"/>
                <w:lang w:val="zh-CN" w:bidi="zh-CN"/>
              </w:rPr>
              <w:t xml:space="preserve">；</w:t>
            </w:r>
            <w:r>
              <w:rPr>
                <w:rFonts w:cs="黑体" w:asciiTheme="minorEastAsia" w:hAnsiTheme="minorEastAsia"/>
                <w:color w:val="000000"/>
                <w:sz w:val="24"/>
                <w:lang w:val="zh-CN" w:bidi="zh-CN"/>
              </w:rPr>
              <w:t xml:space="preserve">（必填）</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bl>
    <w:p>
      <w:pPr>
        <w:pBdr/>
        <w:tabs>
          <w:tab w:val="left" w:leader="none" w:pos="11775"/>
        </w:tabs>
        <w:spacing w:after="360"/>
        <w:ind/>
        <w:jc w:val="left"/>
        <w:rPr>
          <w:rFonts w:cs="Times New Roman" w:asciiTheme="minorEastAsia" w:hAnsiTheme="minorEastAsia"/>
          <w:color w:val="000000"/>
          <w:sz w:val="36"/>
          <w:szCs w:val="36"/>
          <w:lang w:bidi="en-US"/>
        </w:rPr>
      </w:pPr>
      <w:r>
        <w:rPr>
          <w:rFonts w:cs="Times New Roman" w:asciiTheme="minorEastAsia" w:hAnsiTheme="minorEastAsia"/>
          <w:color w:val="000000"/>
          <w:sz w:val="36"/>
          <w:szCs w:val="36"/>
          <w:lang w:bidi="en-US"/>
        </w:rPr>
      </w:r>
      <w:r>
        <w:rPr>
          <w:rFonts w:cs="Times New Roman" w:asciiTheme="minorEastAsia" w:hAnsiTheme="minorEastAsia"/>
          <w:color w:val="000000"/>
          <w:sz w:val="36"/>
          <w:szCs w:val="36"/>
          <w:lang w:bidi="en-US"/>
        </w:rPr>
      </w:r>
      <w:r>
        <w:rPr>
          <w:rFonts w:cs="Times New Roman" w:asciiTheme="minorEastAsia" w:hAnsiTheme="minorEastAsia"/>
          <w:color w:val="000000"/>
          <w:sz w:val="36"/>
          <w:szCs w:val="36"/>
          <w:lang w:bidi="en-US"/>
        </w:rPr>
      </w:r>
    </w:p>
    <w:p>
      <w:pPr>
        <w:pBdr/>
        <w:spacing w:after="360"/>
        <w:ind/>
        <w:jc w:val="left"/>
        <w:rPr>
          <w:rFonts w:cs="黑体" w:asciiTheme="minorEastAsia" w:hAnsiTheme="minorEastAsia"/>
          <w:b/>
          <w:bCs/>
          <w:color w:val="000000"/>
          <w:sz w:val="36"/>
          <w:szCs w:val="36"/>
          <w:lang w:val="zh-CN" w:bidi="zh-CN"/>
        </w:rPr>
      </w:pPr>
      <w:r>
        <w:rPr>
          <w:rFonts w:cs="黑体" w:asciiTheme="minorEastAsia" w:hAnsiTheme="minorEastAsia"/>
          <w:b/>
          <w:bCs/>
          <w:color w:val="000000"/>
          <w:sz w:val="36"/>
          <w:szCs w:val="36"/>
          <w:lang w:val="zh-CN" w:bidi="zh-CN"/>
        </w:rPr>
        <w:t xml:space="preserve">第二章</w:t>
      </w:r>
      <w:r>
        <w:rPr>
          <w:rFonts w:hint="eastAsia" w:cs="黑体" w:asciiTheme="minorEastAsia" w:hAnsiTheme="minorEastAsia"/>
          <w:b/>
          <w:bCs/>
          <w:color w:val="000000"/>
          <w:sz w:val="36"/>
          <w:szCs w:val="36"/>
          <w:lang w:val="zh-CN" w:bidi="zh-CN"/>
        </w:rPr>
        <w:t xml:space="preserve"> </w:t>
      </w:r>
      <w:r>
        <w:rPr>
          <w:rFonts w:cs="黑体" w:asciiTheme="minorEastAsia" w:hAnsiTheme="minorEastAsia"/>
          <w:b/>
          <w:bCs/>
          <w:color w:val="000000"/>
          <w:sz w:val="36"/>
          <w:szCs w:val="36"/>
          <w:lang w:val="zh-CN" w:bidi="zh-CN"/>
        </w:rPr>
        <w:t xml:space="preserve">服务项目</w:t>
      </w:r>
      <w:r>
        <w:rPr>
          <w:rFonts w:cs="黑体" w:asciiTheme="minorEastAsia" w:hAnsiTheme="minorEastAsia"/>
          <w:b/>
          <w:bCs/>
          <w:color w:val="000000"/>
          <w:sz w:val="36"/>
          <w:szCs w:val="36"/>
          <w:lang w:val="zh-CN" w:bidi="zh-CN"/>
        </w:rPr>
      </w:r>
      <w:r>
        <w:rPr>
          <w:rFonts w:cs="黑体" w:asciiTheme="minorEastAsia" w:hAnsiTheme="minorEastAsia"/>
          <w:b/>
          <w:bCs/>
          <w:color w:val="000000"/>
          <w:sz w:val="36"/>
          <w:szCs w:val="36"/>
          <w:lang w:val="zh-CN" w:bidi="zh-CN"/>
        </w:rPr>
      </w:r>
    </w:p>
    <w:p>
      <w:pPr>
        <w:pBdr/>
        <w:spacing w:line="360" w:lineRule="auto"/>
        <w:ind w:firstLine="180"/>
        <w:jc w:val="left"/>
        <w:rPr>
          <w:rFonts w:cs="黑体" w:asciiTheme="minorEastAsia" w:hAnsiTheme="minorEastAsia"/>
          <w:b/>
          <w:bCs/>
          <w:color w:val="000000"/>
          <w:sz w:val="32"/>
          <w:szCs w:val="32"/>
          <w:lang w:val="zh-CN" w:bidi="zh-CN"/>
        </w:rPr>
      </w:pPr>
      <w:r>
        <w:rPr>
          <w:rFonts w:cs="黑体" w:asciiTheme="minorEastAsia" w:hAnsiTheme="minorEastAsia"/>
          <w:b/>
          <w:bCs/>
          <w:color w:val="000000"/>
          <w:sz w:val="32"/>
          <w:szCs w:val="32"/>
          <w:lang w:val="zh-CN" w:bidi="zh-CN"/>
        </w:rPr>
        <w:t xml:space="preserve">1、视觉设计:</w:t>
      </w: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p>
    <w:tbl>
      <w:tblPr>
        <w:tblStyle w:val="1038"/>
        <w:tblInd w:w="0" w:type="dxa"/>
        <w:tblW w:w="13241" w:type="dxa"/>
        <w:tblCellMar>
          <w:left w:w="10" w:type="dxa"/>
          <w:top w:w="0" w:type="dxa"/>
          <w:right w:w="10" w:type="dxa"/>
          <w:bottom w:w="0" w:type="dxa"/>
        </w:tblCellMar>
        <w:tblBorders/>
        <w:tblLayout w:type="fixed"/>
        <w:tblpPr w:horzAnchor="margin" w:tblpXSpec="left" w:vertAnchor="text" w:tblpY="244" w:leftFromText="180" w:topFromText="0" w:rightFromText="180" w:bottomFromText="0"/>
        <w:tblOverlap w:val="never"/>
        <w:tblLook w:val="04A0" w:firstRow="1" w:lastRow="0" w:firstColumn="1" w:lastColumn="0" w:noHBand="0" w:noVBand="1"/>
      </w:tblPr>
      <w:tblGrid>
        <w:gridCol w:w="779"/>
        <w:gridCol w:w="1819"/>
        <w:gridCol w:w="10643"/>
      </w:tblGrid>
      <w:tr>
        <w:trPr>
          <w:trHeight w:val="713" w:hRule="exact"/>
          <w:tblHeader/>
        </w:trPr>
        <w:tc>
          <w:tcPr>
            <w:shd w:val="clear" w:color="auto" w:fill="auto"/>
            <w:tcBorders>
              <w:top w:val="single" w:color="auto" w:sz="4" w:space="0"/>
              <w:left w:val="single" w:color="auto" w:sz="4" w:space="0"/>
              <w:bottom w:val="single" w:color="auto" w:sz="4" w:space="0"/>
              <w:right w:val="single" w:color="auto" w:sz="4" w:space="0"/>
            </w:tcBorders>
            <w:tcW w:w="779" w:type="dxa"/>
            <w:textDirection w:val="lrTb"/>
            <w:noWrap w:val="false"/>
          </w:tcPr>
          <w:p>
            <w:pPr>
              <w:pBdr/>
              <w:spacing/>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op w:val="single" w:color="auto" w:sz="4" w:space="0"/>
              <w:left w:val="single" w:color="auto" w:sz="4" w:space="0"/>
              <w:bottom w:val="single" w:color="auto" w:sz="4" w:space="0"/>
              <w:right w:val="single" w:color="auto" w:sz="4" w:space="0"/>
            </w:tcBorders>
            <w:tcW w:w="1819"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091" w:hRule="exact"/>
        </w:trPr>
        <w:tc>
          <w:tcPr>
            <w:shd w:val="clear" w:color="auto" w:fill="auto"/>
            <w:tcBorders>
              <w:top w:val="single" w:color="auto" w:sz="4" w:space="0"/>
              <w:left w:val="single" w:color="auto" w:sz="4" w:space="0"/>
              <w:bottom w:val="single" w:color="auto" w:sz="4" w:space="0"/>
              <w:righ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1.1</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店铺豪华装修</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keepNext w:val="true"/>
              <w:pBdr/>
              <w:spacing w:line="300" w:lineRule="auto"/>
              <w:ind w:firstLine="480"/>
              <w:rPr>
                <w:rFonts w:asciiTheme="minorEastAsia" w:hAnsiTheme="minorEastAsia"/>
                <w:sz w:val="24"/>
              </w:rPr>
            </w:pPr>
            <w:r>
              <w:rPr>
                <w:rFonts w:asciiTheme="minorEastAsia" w:hAnsiTheme="minorEastAsia"/>
                <w:sz w:val="24"/>
              </w:rPr>
              <w:t xml:space="preserve">由专业设计师根据甲方公司及产品定位，在阿里店铺模块功能范围内，进行首页装修设计；包含铺头、海报、公司介绍、推荐产品等板块；</w:t>
            </w:r>
            <w:r>
              <w:rPr>
                <w:rFonts w:asciiTheme="minorEastAsia" w:hAnsiTheme="minorEastAsia"/>
                <w:sz w:val="24"/>
              </w:rPr>
            </w:r>
            <w:r>
              <w:rPr>
                <w:rFonts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067" w:hRule="exact"/>
        </w:trPr>
        <w:tc>
          <w:tcPr>
            <w:shd w:val="clear" w:color="auto" w:fill="auto"/>
            <w:tcBorders>
              <w:top w:val="single" w:color="auto" w:sz="4" w:space="0"/>
              <w:left w:val="single" w:color="auto" w:sz="4" w:space="0"/>
              <w:bottom w:val="single" w:color="auto" w:sz="4" w:space="0"/>
              <w:righ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1.2</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全屏背景设计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pStyle w:val="1051"/>
              <w:pBdr/>
              <w:spacing/>
              <w:ind w:firstLine="480"/>
              <w:rPr>
                <w:rFonts w:asciiTheme="minorEastAsia" w:hAnsiTheme="minorEastAsia" w:eastAsiaTheme="minorEastAsia"/>
                <w:sz w:val="24"/>
                <w:szCs w:val="24"/>
              </w:rPr>
            </w:pPr>
            <w:r>
              <w:rPr>
                <w:rFonts w:cs="Arial" w:asciiTheme="minorEastAsia" w:hAnsiTheme="minorEastAsia" w:eastAsiaTheme="minorEastAsia"/>
                <w:sz w:val="24"/>
                <w:szCs w:val="24"/>
                <w:lang w:val="en-US" w:bidi="ar-SA"/>
              </w:rPr>
              <w:t xml:space="preserve">为了提升买家搜索进入旺镜滞留时间，设计大气、美观的旺铺背景，达到风格色调统一协调</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091" w:hRule="exact"/>
        </w:trPr>
        <w:tc>
          <w:tcPr>
            <w:shd w:val="clear" w:color="auto" w:fill="auto"/>
            <w:tcBorders>
              <w:top w:val="single" w:color="auto" w:sz="4" w:space="0"/>
              <w:lef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1.3</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铺</w:t>
            </w:r>
            <w:r>
              <w:rPr>
                <w:rStyle w:val="1050"/>
                <w:rFonts w:asciiTheme="minorEastAsia" w:hAnsiTheme="minorEastAsia" w:eastAsiaTheme="minorEastAsia"/>
                <w:sz w:val="24"/>
                <w:szCs w:val="24"/>
              </w:rPr>
              <w:t xml:space="preserve">头品牌设计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根据甲方企业定位，依据行业发展现状和未来趋势设计：铺头包含企业logo（甲方提供）、公司名、电话、主营产品／项目、服务特点等</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091" w:hRule="exact"/>
        </w:trPr>
        <w:tc>
          <w:tcPr>
            <w:shd w:val="clear" w:color="auto" w:fill="auto"/>
            <w:tcBorders>
              <w:top w:val="single" w:color="auto" w:sz="4" w:space="0"/>
              <w:lef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1.4</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通栏海报设计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由甲方选择主推的产品，设计师进行专业精准的全屏海报设计，升店铺形象格调、增加买家印象，标准尺寸1920＊500px；</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091" w:hRule="exact"/>
        </w:trPr>
        <w:tc>
          <w:tcPr>
            <w:shd w:val="clear" w:color="auto" w:fill="auto"/>
            <w:tcBorders>
              <w:top w:val="single" w:color="auto" w:sz="4" w:space="0"/>
              <w:lef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1.5</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主推产品</w:t>
            </w:r>
            <w:r>
              <w:rPr>
                <w:rStyle w:val="1050"/>
                <w:rFonts w:asciiTheme="minorEastAsia" w:hAnsiTheme="minorEastAsia" w:eastAsiaTheme="minorEastAsia"/>
                <w:sz w:val="24"/>
                <w:szCs w:val="24"/>
              </w:rPr>
              <w:t xml:space="preserve">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全店新产品设计统一样式的产品</w:t>
            </w:r>
            <w:r>
              <w:rPr>
                <w:rFonts w:hint="eastAsia" w:cs="Arial" w:asciiTheme="minorEastAsia" w:hAnsiTheme="minorEastAsia"/>
                <w:sz w:val="24"/>
              </w:rPr>
              <w:t xml:space="preserve">详情页</w:t>
            </w:r>
            <w:r>
              <w:rPr>
                <w:rFonts w:cs="Arial" w:asciiTheme="minorEastAsia" w:hAnsiTheme="minorEastAsia"/>
                <w:sz w:val="24"/>
              </w:rPr>
              <w:t xml:space="preserve">，</w:t>
            </w:r>
            <w:r>
              <w:rPr>
                <w:rFonts w:hint="eastAsia" w:cs="宋体" w:asciiTheme="minorEastAsia" w:hAnsiTheme="minorEastAsia"/>
                <w:color w:val="000000"/>
                <w:sz w:val="24"/>
              </w:rPr>
              <w:t xml:space="preserve">负责店铺 20 款内宝贝、每个链接</w:t>
            </w:r>
            <w:r>
              <w:rPr>
                <w:rFonts w:cs="宋体" w:asciiTheme="minorEastAsia" w:hAnsiTheme="minorEastAsia"/>
                <w:color w:val="000000"/>
                <w:sz w:val="24"/>
              </w:rPr>
              <w:t xml:space="preserve">SKU</w:t>
            </w:r>
            <w:r>
              <w:rPr>
                <w:rFonts w:hint="eastAsia" w:cs="宋体" w:asciiTheme="minorEastAsia" w:hAnsiTheme="minorEastAsia"/>
                <w:color w:val="000000"/>
                <w:sz w:val="24"/>
              </w:rPr>
              <w:t xml:space="preserve">/2</w:t>
            </w:r>
            <w:r>
              <w:rPr>
                <w:rFonts w:cs="宋体" w:asciiTheme="minorEastAsia" w:hAnsiTheme="minorEastAsia"/>
                <w:color w:val="000000"/>
                <w:sz w:val="24"/>
              </w:rPr>
              <w:t xml:space="preserve">6</w:t>
            </w:r>
            <w:r>
              <w:rPr>
                <w:rFonts w:hint="eastAsia" w:cs="宋体" w:asciiTheme="minorEastAsia" w:hAnsiTheme="minorEastAsia"/>
                <w:color w:val="000000"/>
                <w:sz w:val="24"/>
              </w:rPr>
              <w:t xml:space="preserve">个上传服务，超出部门，连接收取1</w:t>
            </w:r>
            <w:r>
              <w:rPr>
                <w:rFonts w:cs="宋体" w:asciiTheme="minorEastAsia" w:hAnsiTheme="minorEastAsia"/>
                <w:color w:val="000000"/>
                <w:sz w:val="24"/>
              </w:rPr>
              <w:t xml:space="preserve">00/</w:t>
            </w:r>
            <w:r>
              <w:rPr>
                <w:rFonts w:hint="eastAsia" w:cs="宋体" w:asciiTheme="minorEastAsia" w:hAnsiTheme="minorEastAsia"/>
                <w:color w:val="000000"/>
                <w:sz w:val="24"/>
              </w:rPr>
              <w:t xml:space="preserve">套，S</w:t>
            </w:r>
            <w:r>
              <w:rPr>
                <w:rFonts w:cs="宋体" w:asciiTheme="minorEastAsia" w:hAnsiTheme="minorEastAsia"/>
                <w:color w:val="000000"/>
                <w:sz w:val="24"/>
              </w:rPr>
              <w:t xml:space="preserve">KU</w:t>
            </w:r>
            <w:r>
              <w:rPr>
                <w:rFonts w:hint="eastAsia" w:cs="宋体" w:asciiTheme="minorEastAsia" w:hAnsiTheme="minorEastAsia"/>
                <w:color w:val="000000"/>
                <w:sz w:val="24"/>
              </w:rPr>
              <w:t xml:space="preserve">收取5元/张。</w:t>
            </w:r>
            <w:r>
              <w:rPr>
                <w:rFonts w:hint="eastAsia" w:cs="Arial" w:asciiTheme="minorEastAsia" w:hAnsiTheme="minorEastAsia"/>
                <w:sz w:val="24"/>
              </w:rPr>
              <w:t xml:space="preserve"> </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091" w:hRule="exact"/>
        </w:trPr>
        <w:tc>
          <w:tcPr>
            <w:shd w:val="clear" w:color="auto" w:fill="auto"/>
            <w:tcBorders>
              <w:top w:val="single" w:color="auto" w:sz="4" w:space="0"/>
              <w:lef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1.6</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通版详情设计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为甲方全店铺产品设计1套通用的产品详情页模版；包含企业展示区、产品展示区、产品规格、公司介绍区；全店产品使用此通用设计样式；</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109" w:hRule="exact"/>
        </w:trPr>
        <w:tc>
          <w:tcPr>
            <w:shd w:val="clear" w:color="auto" w:fill="auto"/>
            <w:tcBorders>
              <w:top w:val="single" w:color="auto" w:sz="4" w:space="0"/>
              <w:left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1.7</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定制详情设计</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为甲方定制设计主推产品的主图及详情页；此定制详情页是通用详情设计的级版；根据甲方提供的产品图片及属性资料进行定制设计：</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1183" w:hRule="exact"/>
        </w:trPr>
        <w:tc>
          <w:tcPr>
            <w:shd w:val="clear" w:color="auto" w:fill="auto"/>
            <w:tcBorders>
              <w:top w:val="single" w:color="auto" w:sz="4" w:space="0"/>
              <w:left w:val="single" w:color="auto" w:sz="4" w:space="0"/>
              <w:bottom w:val="single" w:color="auto" w:sz="4" w:space="0"/>
            </w:tcBorders>
            <w:tcW w:w="779" w:type="dxa"/>
            <w:vAlign w:val="center"/>
            <w:textDirection w:val="lrTb"/>
            <w:noWrap w:val="false"/>
          </w:tcPr>
          <w:p>
            <w:pPr>
              <w:pStyle w:val="1051"/>
              <w:pBdr/>
              <w:spacing/>
              <w:ind w:firstLine="160"/>
              <w:jc w:val="both"/>
              <w:rPr>
                <w:rFonts w:asciiTheme="minorEastAsia" w:hAnsiTheme="minorEastAsia" w:eastAsiaTheme="minorEastAsia"/>
                <w:sz w:val="24"/>
                <w:szCs w:val="24"/>
              </w:rPr>
            </w:pPr>
            <w:r>
              <w:rPr>
                <w:rStyle w:val="1050"/>
                <w:rFonts w:cs="Times New Roman" w:asciiTheme="minorEastAsia" w:hAnsiTheme="minorEastAsia" w:eastAsiaTheme="minorEastAsia"/>
                <w:b/>
                <w:bCs/>
                <w:sz w:val="24"/>
                <w:szCs w:val="24"/>
                <w:lang w:val="en-US" w:eastAsia="en-US" w:bidi="en-US"/>
              </w:rPr>
              <w:t xml:space="preserve">1.8</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tcBorders>
            <w:tcW w:w="1819" w:type="dxa"/>
            <w:vAlign w:val="center"/>
            <w:textDirection w:val="lrTb"/>
            <w:noWrap w:val="false"/>
          </w:tcPr>
          <w:p>
            <w:pPr>
              <w:pStyle w:val="1051"/>
              <w:pBdr/>
              <w:spacing/>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手机</w:t>
            </w:r>
            <w:r>
              <w:rPr>
                <w:rStyle w:val="1050"/>
                <w:rFonts w:hint="eastAsia" w:cs="Arial" w:asciiTheme="minorEastAsia" w:hAnsiTheme="minorEastAsia" w:eastAsiaTheme="minorEastAsia"/>
                <w:sz w:val="24"/>
                <w:szCs w:val="24"/>
                <w:lang w:val="en-US" w:bidi="en-US"/>
              </w:rPr>
              <w:t xml:space="preserve">旺铺</w:t>
            </w:r>
            <w:r>
              <w:rPr>
                <w:rStyle w:val="1050"/>
                <w:rFonts w:asciiTheme="minorEastAsia" w:hAnsiTheme="minorEastAsia" w:eastAsiaTheme="minorEastAsia"/>
                <w:sz w:val="24"/>
                <w:szCs w:val="24"/>
              </w:rPr>
              <w:t xml:space="preserve">设置</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bottom w:val="single" w:color="auto" w:sz="4" w:space="0"/>
              <w:right w:val="single" w:color="auto" w:sz="4" w:space="0"/>
            </w:tcBorders>
            <w:tcW w:w="10643"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为甲方设置阿里手机版旺铺，设计一张主推产品海报，调用手机旺铺功能模块，调用PC版旺铺发布的产品信息：</w:t>
            </w:r>
            <w:r>
              <w:rPr>
                <w:rFonts w:cs="Arial" w:asciiTheme="minorEastAsia" w:hAnsiTheme="minorEastAsia"/>
                <w:sz w:val="24"/>
              </w:rPr>
            </w:r>
            <w:r>
              <w:rPr>
                <w:rFonts w:cs="Arial" w:asciiTheme="minorEastAsia" w:hAnsiTheme="minorEastAsia"/>
                <w:sz w:val="24"/>
              </w:rPr>
            </w:r>
          </w:p>
          <w:p>
            <w:pPr>
              <w:pStyle w:val="1051"/>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bl>
    <w:p>
      <w:pPr>
        <w:pBdr/>
        <w:spacing w:after="80" w:line="360" w:lineRule="auto"/>
        <w:ind/>
        <w:jc w:val="left"/>
        <w:rPr>
          <w:rFonts w:cs="黑体" w:asciiTheme="minorEastAsia" w:hAnsiTheme="minorEastAsia"/>
          <w:color w:val="000000"/>
          <w:sz w:val="40"/>
          <w:szCs w:val="40"/>
          <w:lang w:val="zh-CN" w:bidi="zh-CN"/>
        </w:rPr>
      </w:pPr>
      <w:r>
        <w:rPr>
          <w:rFonts w:cs="黑体" w:asciiTheme="minorEastAsia" w:hAnsiTheme="minorEastAsia"/>
          <w:color w:val="000000"/>
          <w:sz w:val="40"/>
          <w:szCs w:val="40"/>
          <w:lang w:val="zh-CN" w:bidi="zh-CN"/>
        </w:rPr>
      </w:r>
      <w:r>
        <w:rPr>
          <w:rFonts w:cs="黑体" w:asciiTheme="minorEastAsia" w:hAnsiTheme="minorEastAsia"/>
          <w:color w:val="000000"/>
          <w:sz w:val="40"/>
          <w:szCs w:val="40"/>
          <w:lang w:val="zh-CN" w:bidi="zh-CN"/>
        </w:rPr>
      </w:r>
      <w:r>
        <w:rPr>
          <w:rFonts w:cs="黑体" w:asciiTheme="minorEastAsia" w:hAnsiTheme="minorEastAsia"/>
          <w:color w:val="000000"/>
          <w:sz w:val="40"/>
          <w:szCs w:val="40"/>
          <w:lang w:val="zh-CN" w:bidi="zh-CN"/>
        </w:rPr>
      </w:r>
    </w:p>
    <w:p>
      <w:pPr>
        <w:pBdr/>
        <w:spacing w:after="80" w:line="360" w:lineRule="auto"/>
        <w:ind w:firstLine="160"/>
        <w:jc w:val="left"/>
        <w:rPr>
          <w:rFonts w:cs="黑体" w:asciiTheme="minorEastAsia" w:hAnsiTheme="minorEastAsia"/>
          <w:b/>
          <w:bCs/>
          <w:color w:val="000000"/>
          <w:sz w:val="32"/>
          <w:szCs w:val="32"/>
          <w:lang w:val="zh-CN" w:bidi="zh-CN"/>
        </w:rPr>
      </w:pPr>
      <w:r>
        <w:rPr>
          <w:rFonts w:cs="黑体" w:asciiTheme="minorEastAsia" w:hAnsiTheme="minorEastAsia"/>
          <w:b/>
          <w:bCs/>
          <w:color w:val="000000"/>
          <w:sz w:val="32"/>
          <w:szCs w:val="32"/>
          <w:lang w:val="zh-CN" w:bidi="zh-CN"/>
        </w:rPr>
        <w:t xml:space="preserve">2、布局优化：</w:t>
      </w: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p>
    <w:tbl>
      <w:tblPr>
        <w:tblStyle w:val="1038"/>
        <w:tblInd w:w="-5" w:type="dxa"/>
        <w:tblW w:w="13242" w:type="dxa"/>
        <w:tblCellMar>
          <w:left w:w="10" w:type="dxa"/>
          <w:top w:w="0" w:type="dxa"/>
          <w:right w:w="10" w:type="dxa"/>
          <w:bottom w:w="0" w:type="dxa"/>
        </w:tblCellMar>
        <w:tblBorders/>
        <w:tblLayout w:type="fixed"/>
        <w:tblLook w:val="04A0" w:firstRow="1" w:lastRow="0" w:firstColumn="1" w:lastColumn="0" w:noHBand="0" w:noVBand="1"/>
      </w:tblPr>
      <w:tblGrid>
        <w:gridCol w:w="754"/>
        <w:gridCol w:w="1767"/>
        <w:gridCol w:w="10721"/>
      </w:tblGrid>
      <w:tr>
        <w:trPr>
          <w:trHeight w:val="568" w:hRule="exact"/>
        </w:trPr>
        <w:tc>
          <w:tcPr>
            <w:shd w:val="clear" w:color="auto" w:fill="auto"/>
            <w:tcBorders>
              <w:top w:val="single" w:color="auto" w:sz="4" w:space="0"/>
              <w:left w:val="single" w:color="auto" w:sz="4" w:space="0"/>
            </w:tcBorders>
            <w:tcW w:w="754" w:type="dxa"/>
            <w:textDirection w:val="lrTb"/>
            <w:noWrap w:val="false"/>
          </w:tcPr>
          <w:p>
            <w:pPr>
              <w:pStyle w:val="1051"/>
              <w:pBdr/>
              <w:spacing/>
              <w:ind/>
              <w:jc w:val="center"/>
              <w:rPr>
                <w:rStyle w:val="1050"/>
                <w:rFonts w:asciiTheme="minorEastAsia" w:hAnsiTheme="minorEastAsia" w:eastAsiaTheme="minorEastAsia"/>
                <w:sz w:val="24"/>
                <w:szCs w:val="24"/>
              </w:rPr>
            </w:pPr>
            <w:r>
              <w:rPr>
                <w:rFonts w:asciiTheme="minorEastAsia" w:hAnsiTheme="minorEastAsia" w:eastAsiaTheme="minorEastAsia"/>
                <w:sz w:val="24"/>
                <w:szCs w:val="24"/>
              </w:rPr>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767" w:type="dxa"/>
            <w:vAlign w:val="center"/>
            <w:textDirection w:val="lrTb"/>
            <w:noWrap w:val="false"/>
          </w:tcPr>
          <w:p>
            <w:pPr>
              <w:pStyle w:val="1051"/>
              <w:pBdr/>
              <w:spacing/>
              <w:ind/>
              <w:jc w:val="center"/>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721" w:type="dxa"/>
            <w:vAlign w:val="center"/>
            <w:textDirection w:val="lrTb"/>
            <w:noWrap w:val="false"/>
          </w:tcPr>
          <w:p>
            <w:pPr>
              <w:pStyle w:val="1051"/>
              <w:pBdr/>
              <w:spacing/>
              <w:ind/>
              <w:jc w:val="center"/>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r>
      <w:tr>
        <w:trPr>
          <w:trHeight w:val="1241" w:hRule="exact"/>
        </w:trPr>
        <w:tc>
          <w:tcPr>
            <w:shd w:val="clear" w:color="auto" w:fill="auto"/>
            <w:tcBorders>
              <w:top w:val="single" w:color="auto" w:sz="4" w:space="0"/>
              <w:left w:val="single" w:color="auto" w:sz="4" w:space="0"/>
            </w:tcBorders>
            <w:tcW w:w="754" w:type="dxa"/>
            <w:vAlign w:val="center"/>
            <w:textDirection w:val="lrTb"/>
            <w:noWrap w:val="false"/>
          </w:tcPr>
          <w:p>
            <w:pPr>
              <w:pStyle w:val="1051"/>
              <w:pBdr/>
              <w:spacing/>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2.1</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op w:val="single" w:color="auto" w:sz="4" w:space="0"/>
              <w:left w:val="single" w:color="auto" w:sz="4" w:space="0"/>
            </w:tcBorders>
            <w:tcW w:w="1767" w:type="dxa"/>
            <w:vAlign w:val="center"/>
            <w:textDirection w:val="lrTb"/>
            <w:noWrap w:val="false"/>
          </w:tcPr>
          <w:p>
            <w:pPr>
              <w:pStyle w:val="1051"/>
              <w:pBdr/>
              <w:spacing/>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首页合理分布</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721" w:type="dxa"/>
            <w:vAlign w:val="center"/>
            <w:textDirection w:val="lrTb"/>
            <w:noWrap w:val="false"/>
          </w:tcPr>
          <w:p>
            <w:pPr>
              <w:keepNext w:val="true"/>
              <w:pBdr/>
              <w:spacing w:line="300" w:lineRule="auto"/>
              <w:ind w:firstLine="480"/>
              <w:rPr>
                <w:rFonts w:asciiTheme="minorEastAsia" w:hAnsiTheme="minorEastAsia"/>
                <w:sz w:val="24"/>
              </w:rPr>
            </w:pPr>
            <w:r>
              <w:rPr>
                <w:rFonts w:asciiTheme="minorEastAsia" w:hAnsiTheme="minorEastAsia"/>
                <w:sz w:val="24"/>
              </w:rPr>
              <w:t xml:space="preserve">对旺铺的首页进行合理设置，提升买家浏览体验：设置铺头、轮播海报或者平铺海报，设置推荐产品、新品推荐、热销产品、公司介绍等模块：</w:t>
            </w:r>
            <w:r>
              <w:rPr>
                <w:rFonts w:asciiTheme="minorEastAsia" w:hAnsiTheme="minorEastAsia"/>
                <w:sz w:val="24"/>
              </w:rPr>
            </w:r>
            <w:r>
              <w:rPr>
                <w:rFonts w:asciiTheme="minorEastAsia" w:hAnsiTheme="minorEastAsia"/>
                <w:sz w:val="24"/>
              </w:rPr>
            </w:r>
          </w:p>
          <w:p>
            <w:pPr>
              <w:pStyle w:val="1051"/>
              <w:pBdr/>
              <w:spacing/>
              <w:ind/>
              <w:rPr>
                <w:rStyle w:val="1050"/>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p>
        </w:tc>
      </w:tr>
      <w:tr>
        <w:trPr>
          <w:trHeight w:val="1219" w:hRule="exact"/>
        </w:trPr>
        <w:tc>
          <w:tcPr>
            <w:shd w:val="clear" w:color="auto" w:fill="auto"/>
            <w:tcBorders>
              <w:top w:val="single" w:color="auto" w:sz="4" w:space="0"/>
              <w:left w:val="single" w:color="auto" w:sz="4" w:space="0"/>
            </w:tcBorders>
            <w:tcW w:w="754" w:type="dxa"/>
            <w:vAlign w:val="center"/>
            <w:textDirection w:val="lrTb"/>
            <w:noWrap w:val="false"/>
          </w:tcPr>
          <w:p>
            <w:pPr>
              <w:pStyle w:val="1051"/>
              <w:pBdr/>
              <w:spacing/>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2.2</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op w:val="single" w:color="auto" w:sz="4" w:space="0"/>
              <w:left w:val="single" w:color="auto" w:sz="4" w:space="0"/>
            </w:tcBorders>
            <w:tcW w:w="1767" w:type="dxa"/>
            <w:vAlign w:val="center"/>
            <w:textDirection w:val="lrTb"/>
            <w:noWrap w:val="false"/>
          </w:tcPr>
          <w:p>
            <w:pPr>
              <w:pStyle w:val="1051"/>
              <w:pBdr/>
              <w:spacing/>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整体布局炮划</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721"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根据产品类别，相关活动，营销方案进行科学合理的旺铺模块布局；包括企业宣传视经设置，子账号设置、营销广告横块设置等：</w:t>
            </w:r>
            <w:r>
              <w:rPr>
                <w:rFonts w:cs="Arial" w:asciiTheme="minorEastAsia" w:hAnsiTheme="minorEastAsia"/>
                <w:sz w:val="24"/>
              </w:rPr>
            </w:r>
            <w:r>
              <w:rPr>
                <w:rFonts w:cs="Arial" w:asciiTheme="minorEastAsia" w:hAnsiTheme="minorEastAsia"/>
                <w:sz w:val="24"/>
              </w:rPr>
            </w:r>
          </w:p>
          <w:p>
            <w:pPr>
              <w:pStyle w:val="1051"/>
              <w:pBdr/>
              <w:spacing/>
              <w:ind/>
              <w:rPr>
                <w:rStyle w:val="1050"/>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p>
        </w:tc>
      </w:tr>
      <w:tr>
        <w:trPr>
          <w:trHeight w:val="1195" w:hRule="exact"/>
        </w:trPr>
        <w:tc>
          <w:tcPr>
            <w:shd w:val="clear" w:color="auto" w:fill="auto"/>
            <w:tcBorders>
              <w:top w:val="single" w:color="auto" w:sz="4" w:space="0"/>
              <w:left w:val="single" w:color="auto" w:sz="4" w:space="0"/>
            </w:tcBorders>
            <w:tcW w:w="754" w:type="dxa"/>
            <w:vAlign w:val="center"/>
            <w:textDirection w:val="lrTb"/>
            <w:noWrap w:val="false"/>
          </w:tcPr>
          <w:p>
            <w:pPr>
              <w:pStyle w:val="1051"/>
              <w:pBdr/>
              <w:spacing/>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2.3</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op w:val="single" w:color="auto" w:sz="4" w:space="0"/>
              <w:left w:val="single" w:color="auto" w:sz="4" w:space="0"/>
            </w:tcBorders>
            <w:tcW w:w="1767" w:type="dxa"/>
            <w:vAlign w:val="center"/>
            <w:textDirection w:val="lrTb"/>
            <w:noWrap w:val="false"/>
          </w:tcPr>
          <w:p>
            <w:pPr>
              <w:pStyle w:val="1051"/>
              <w:pBdr/>
              <w:spacing/>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产品分类设置</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721" w:type="dxa"/>
            <w:vAlign w:val="center"/>
            <w:textDirection w:val="lrTb"/>
            <w:noWrap w:val="false"/>
          </w:tcPr>
          <w:p>
            <w:pPr>
              <w:keepNext w:val="true"/>
              <w:pBdr/>
              <w:spacing w:line="720" w:lineRule="auto"/>
              <w:ind w:firstLine="480"/>
              <w:rPr>
                <w:rFonts w:asciiTheme="minorEastAsia" w:hAnsiTheme="minorEastAsia"/>
                <w:sz w:val="24"/>
              </w:rPr>
            </w:pPr>
            <w:r>
              <w:rPr>
                <w:rFonts w:asciiTheme="minorEastAsia" w:hAnsiTheme="minorEastAsia"/>
                <w:sz w:val="24"/>
              </w:rPr>
              <w:t xml:space="preserve">根据甲方提供的资料及分类，在阿里行业规则下进行产品合理分类设置，方便买家搜索查找：</w:t>
            </w:r>
            <w:r>
              <w:rPr>
                <w:rFonts w:asciiTheme="minorEastAsia" w:hAnsiTheme="minorEastAsia"/>
                <w:sz w:val="24"/>
              </w:rPr>
            </w:r>
            <w:r>
              <w:rPr>
                <w:rFonts w:asciiTheme="minorEastAsia" w:hAnsiTheme="minorEastAsia"/>
                <w:sz w:val="24"/>
              </w:rPr>
            </w:r>
          </w:p>
          <w:p>
            <w:pPr>
              <w:pStyle w:val="1051"/>
              <w:pBdr/>
              <w:spacing w:line="720" w:lineRule="auto"/>
              <w:ind/>
              <w:rPr>
                <w:rStyle w:val="1050"/>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p>
        </w:tc>
      </w:tr>
      <w:tr>
        <w:trPr>
          <w:trHeight w:val="1219" w:hRule="exact"/>
        </w:trPr>
        <w:tc>
          <w:tcPr>
            <w:shd w:val="clear" w:color="auto" w:fill="auto"/>
            <w:tcBorders>
              <w:top w:val="single" w:color="auto" w:sz="4" w:space="0"/>
              <w:left w:val="single" w:color="auto" w:sz="4" w:space="0"/>
            </w:tcBorders>
            <w:tcW w:w="754" w:type="dxa"/>
            <w:vAlign w:val="center"/>
            <w:textDirection w:val="lrTb"/>
            <w:noWrap w:val="false"/>
          </w:tcPr>
          <w:p>
            <w:pPr>
              <w:pStyle w:val="1051"/>
              <w:pBdr/>
              <w:spacing/>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2.4</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op w:val="single" w:color="auto" w:sz="4" w:space="0"/>
              <w:left w:val="single" w:color="auto" w:sz="4" w:space="0"/>
            </w:tcBorders>
            <w:tcW w:w="1767" w:type="dxa"/>
            <w:vAlign w:val="center"/>
            <w:textDirection w:val="lrTb"/>
            <w:noWrap w:val="false"/>
          </w:tcPr>
          <w:p>
            <w:pPr>
              <w:pStyle w:val="1051"/>
              <w:pBdr/>
              <w:spacing/>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标题导航栏优化</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0721" w:type="dxa"/>
            <w:vAlign w:val="center"/>
            <w:textDirection w:val="lrTb"/>
            <w:noWrap w:val="false"/>
          </w:tcPr>
          <w:p>
            <w:pPr>
              <w:pStyle w:val="1051"/>
              <w:pBdr/>
              <w:spacing w:line="720" w:lineRule="auto"/>
              <w:ind w:firstLine="480"/>
              <w:rPr>
                <w:rStyle w:val="1050"/>
                <w:rFonts w:asciiTheme="minorEastAsia" w:hAnsiTheme="minorEastAsia" w:eastAsiaTheme="minorEastAsia"/>
                <w:sz w:val="24"/>
                <w:szCs w:val="24"/>
              </w:rPr>
            </w:pPr>
            <w:r>
              <w:rPr>
                <w:rFonts w:cs="Arial" w:asciiTheme="minorEastAsia" w:hAnsiTheme="minorEastAsia" w:eastAsiaTheme="minorEastAsia"/>
                <w:sz w:val="24"/>
                <w:szCs w:val="24"/>
                <w:lang w:val="en-US" w:bidi="ar-SA"/>
              </w:rPr>
              <w:t xml:space="preserve">美化设计旺铺的每一个导航栏界面，提高买家检索浏览效率</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r>
      <w:tr>
        <w:trPr>
          <w:trHeight w:val="1326" w:hRule="exact"/>
        </w:trPr>
        <w:tc>
          <w:tcPr>
            <w:shd w:val="clear" w:color="auto" w:fill="auto"/>
            <w:tcBorders>
              <w:top w:val="single" w:color="auto" w:sz="4" w:space="0"/>
              <w:left w:val="single" w:color="auto" w:sz="4" w:space="0"/>
              <w:bottom w:val="single" w:color="auto" w:sz="4" w:space="0"/>
            </w:tcBorders>
            <w:tcW w:w="754" w:type="dxa"/>
            <w:vAlign w:val="center"/>
            <w:textDirection w:val="lrTb"/>
            <w:noWrap w:val="false"/>
          </w:tcPr>
          <w:p>
            <w:pPr>
              <w:pStyle w:val="1051"/>
              <w:pBdr/>
              <w:spacing/>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2.5</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op w:val="single" w:color="auto" w:sz="4" w:space="0"/>
              <w:left w:val="single" w:color="auto" w:sz="4" w:space="0"/>
              <w:bottom w:val="single" w:color="auto" w:sz="4" w:space="0"/>
            </w:tcBorders>
            <w:tcW w:w="1767" w:type="dxa"/>
            <w:vAlign w:val="center"/>
            <w:textDirection w:val="lrTb"/>
            <w:noWrap w:val="false"/>
          </w:tcPr>
          <w:p>
            <w:pPr>
              <w:keepNext w:val="true"/>
              <w:pBdr/>
              <w:spacing w:line="300" w:lineRule="auto"/>
              <w:ind/>
              <w:rPr>
                <w:rStyle w:val="1050"/>
                <w:rFonts w:asciiTheme="minorEastAsia" w:hAnsiTheme="minorEastAsia" w:eastAsiaTheme="minorEastAsia" w:cstheme="minorBidi"/>
                <w:sz w:val="24"/>
                <w:szCs w:val="24"/>
                <w:lang w:val="en-US" w:bidi="ar-SA"/>
              </w:rPr>
            </w:pPr>
            <w:r>
              <w:rPr>
                <w:rFonts w:asciiTheme="minorEastAsia" w:hAnsiTheme="minorEastAsia"/>
                <w:sz w:val="24"/>
              </w:rPr>
              <w:t xml:space="preserve">旺铺综合优化</w:t>
            </w:r>
            <w:r>
              <w:rPr>
                <w:rStyle w:val="1050"/>
                <w:rFonts w:asciiTheme="minorEastAsia" w:hAnsiTheme="minorEastAsia" w:eastAsiaTheme="minorEastAsia" w:cstheme="minorBidi"/>
                <w:sz w:val="24"/>
                <w:szCs w:val="24"/>
                <w:lang w:val="en-US" w:bidi="ar-SA"/>
              </w:rPr>
            </w:r>
            <w:r>
              <w:rPr>
                <w:rStyle w:val="1050"/>
                <w:rFonts w:asciiTheme="minorEastAsia" w:hAnsiTheme="minorEastAsia" w:eastAsiaTheme="minorEastAsia" w:cstheme="minorBidi"/>
                <w:sz w:val="24"/>
                <w:szCs w:val="24"/>
                <w:lang w:val="en-US" w:bidi="ar-SA"/>
              </w:rPr>
            </w:r>
          </w:p>
        </w:tc>
        <w:tc>
          <w:tcPr>
            <w:shd w:val="clear" w:color="auto" w:fill="auto"/>
            <w:tcBorders>
              <w:top w:val="single" w:color="auto" w:sz="4" w:space="0"/>
              <w:left w:val="single" w:color="auto" w:sz="4" w:space="0"/>
              <w:bottom w:val="single" w:color="auto" w:sz="4" w:space="0"/>
              <w:right w:val="single" w:color="auto" w:sz="4" w:space="0"/>
            </w:tcBorders>
            <w:tcW w:w="10721" w:type="dxa"/>
            <w:vAlign w:val="center"/>
            <w:textDirection w:val="lrTb"/>
            <w:noWrap w:val="false"/>
          </w:tcPr>
          <w:p>
            <w:pPr>
              <w:pStyle w:val="1051"/>
              <w:pBdr/>
              <w:spacing/>
              <w:ind w:firstLine="480"/>
              <w:rPr>
                <w:rStyle w:val="1050"/>
                <w:rFonts w:asciiTheme="minorEastAsia" w:hAnsiTheme="minorEastAsia" w:eastAsiaTheme="minorEastAsia"/>
                <w:sz w:val="24"/>
                <w:szCs w:val="24"/>
              </w:rPr>
            </w:pPr>
            <w:r>
              <w:rPr>
                <w:rFonts w:cs="Arial" w:asciiTheme="minorEastAsia" w:hAnsiTheme="minorEastAsia" w:eastAsiaTheme="minorEastAsia"/>
                <w:sz w:val="24"/>
                <w:szCs w:val="24"/>
                <w:lang w:val="en-US" w:bidi="ar-SA"/>
              </w:rPr>
              <w:t xml:space="preserve">根据阿里规则及企业实际提供资料，合理优化阿里旺铺，综合得分85分以上</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r>
    </w:tbl>
    <w:p>
      <w:pPr>
        <w:pBdr/>
        <w:spacing w:after="80" w:line="360" w:lineRule="auto"/>
        <w:ind w:firstLine="160"/>
        <w:jc w:val="left"/>
        <w:rPr>
          <w:rFonts w:cs="黑体" w:asciiTheme="minorEastAsia" w:hAnsiTheme="minorEastAsia"/>
          <w:b/>
          <w:bCs/>
          <w:color w:val="000000"/>
          <w:sz w:val="32"/>
          <w:szCs w:val="32"/>
          <w:lang w:val="zh-CN" w:bidi="zh-CN"/>
        </w:rPr>
      </w:pP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p>
    <w:p>
      <w:pPr>
        <w:pBdr/>
        <w:spacing w:after="80" w:line="360" w:lineRule="auto"/>
        <w:ind w:firstLine="160"/>
        <w:jc w:val="left"/>
        <w:rPr>
          <w:rFonts w:cs="黑体" w:asciiTheme="minorEastAsia" w:hAnsiTheme="minorEastAsia"/>
          <w:b/>
          <w:bCs/>
          <w:color w:val="000000"/>
          <w:sz w:val="32"/>
          <w:szCs w:val="32"/>
          <w:lang w:val="zh-CN" w:bidi="zh-CN"/>
        </w:rPr>
      </w:pPr>
      <w:r>
        <w:rPr>
          <w:rFonts w:cs="黑体" w:asciiTheme="minorEastAsia" w:hAnsiTheme="minorEastAsia"/>
          <w:b/>
          <w:bCs/>
          <w:color w:val="000000"/>
          <w:sz w:val="32"/>
          <w:szCs w:val="32"/>
          <w:lang w:val="zh-CN" w:bidi="zh-CN"/>
        </w:rPr>
        <w:t xml:space="preserve">3、旺铺管理:</w:t>
      </w: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p>
    <w:tbl>
      <w:tblPr>
        <w:tblStyle w:val="1038"/>
        <w:tblInd w:w="-5" w:type="dxa"/>
        <w:tblW w:w="13213"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7"/>
        <w:gridCol w:w="1720"/>
        <w:gridCol w:w="10786"/>
      </w:tblGrid>
      <w:tr>
        <w:trPr>
          <w:trHeight w:val="661" w:hRule="exact"/>
        </w:trPr>
        <w:tc>
          <w:tcPr>
            <w:shd w:val="clear" w:color="auto" w:fill="auto"/>
            <w:tcBorders/>
            <w:tcW w:w="707" w:type="dxa"/>
            <w:textDirection w:val="lrTb"/>
            <w:noWrap w:val="false"/>
          </w:tcPr>
          <w:p>
            <w:pPr>
              <w:pBdr/>
              <w:spacing w:line="360" w:lineRule="auto"/>
              <w:ind/>
              <w:jc w:val="left"/>
              <w:rPr>
                <w:rFonts w:cs="Times New Roman" w:asciiTheme="minorEastAsia" w:hAnsiTheme="minorEastAsia"/>
                <w:color w:val="000000"/>
                <w:sz w:val="24"/>
                <w:lang w:eastAsia="en-US" w:bidi="en-US"/>
              </w:rPr>
            </w:pPr>
            <w:r>
              <w:rPr>
                <w:rFonts w:cs="Times New Roman" w:asciiTheme="minorEastAsia" w:hAnsiTheme="minorEastAsia"/>
                <w:color w:val="000000"/>
                <w:sz w:val="24"/>
                <w:lang w:eastAsia="en-US" w:bidi="en-US"/>
              </w:rPr>
            </w:r>
            <w:r>
              <w:rPr>
                <w:rFonts w:cs="Times New Roman" w:asciiTheme="minorEastAsia" w:hAnsiTheme="minorEastAsia"/>
                <w:color w:val="000000"/>
                <w:sz w:val="24"/>
                <w:lang w:eastAsia="en-US" w:bidi="en-US"/>
              </w:rPr>
            </w:r>
            <w:r>
              <w:rPr>
                <w:rFonts w:cs="Times New Roman" w:asciiTheme="minorEastAsia" w:hAnsiTheme="minorEastAsia"/>
                <w:color w:val="000000"/>
                <w:sz w:val="24"/>
                <w:lang w:eastAsia="en-US" w:bidi="en-US"/>
              </w:rPr>
            </w:r>
          </w:p>
        </w:tc>
        <w:tc>
          <w:tcPr>
            <w:shd w:val="clear" w:color="auto" w:fill="auto"/>
            <w:tcBorders/>
            <w:tcW w:w="1720" w:type="dxa"/>
            <w:vAlign w:val="center"/>
            <w:textDirection w:val="lrTb"/>
            <w:noWrap w:val="false"/>
          </w:tcPr>
          <w:p>
            <w:pPr>
              <w:pBdr/>
              <w:spacing w:line="36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项目细分</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pBdr/>
              <w:spacing w:line="36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项目洋细服努内容</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r>
        <w:trPr>
          <w:trHeight w:val="1079" w:hRule="exact"/>
        </w:trPr>
        <w:tc>
          <w:tcPr>
            <w:shd w:val="clear" w:color="auto" w:fill="auto"/>
            <w:tcBorders/>
            <w:tcW w:w="707" w:type="dxa"/>
            <w:vAlign w:val="center"/>
            <w:textDirection w:val="lrTb"/>
            <w:noWrap w:val="false"/>
          </w:tcPr>
          <w:p>
            <w:pPr>
              <w:pBdr/>
              <w:spacing w:line="360" w:lineRule="auto"/>
              <w:ind w:firstLine="160"/>
              <w:jc w:val="left"/>
              <w:rPr>
                <w:rFonts w:cs="黑体" w:asciiTheme="minorEastAsia" w:hAnsiTheme="minorEastAsia"/>
                <w:color w:val="000000"/>
                <w:sz w:val="24"/>
                <w:lang w:val="zh-CN" w:bidi="zh-CN"/>
              </w:rPr>
            </w:pPr>
            <w:r>
              <w:rPr>
                <w:rFonts w:cs="Times New Roman" w:asciiTheme="minorEastAsia" w:hAnsiTheme="minorEastAsia"/>
                <w:b/>
                <w:bCs/>
                <w:color w:val="000000"/>
                <w:sz w:val="24"/>
                <w:lang w:eastAsia="en-US" w:bidi="en-US"/>
              </w:rPr>
              <w:t xml:space="preserve">3.1</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公司介绍</w:t>
            </w:r>
            <w:r>
              <w:rPr>
                <w:rFonts w:hint="eastAsia" w:cs="黑体" w:asciiTheme="minorEastAsia" w:hAnsiTheme="minorEastAsia"/>
                <w:color w:val="000000"/>
                <w:sz w:val="24"/>
                <w:lang w:val="zh-CN" w:bidi="zh-CN"/>
              </w:rPr>
              <w:t xml:space="preserve">撰写</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Fonts w:hint="eastAsia" w:cs="Arial" w:asciiTheme="minorEastAsia" w:hAnsiTheme="minorEastAsia"/>
                <w:sz w:val="24"/>
              </w:rPr>
              <w:t xml:space="preserve"> </w:t>
            </w:r>
            <w:r>
              <w:rPr>
                <w:rFonts w:cs="Arial" w:asciiTheme="minorEastAsia" w:hAnsiTheme="minorEastAsia"/>
                <w:sz w:val="24"/>
              </w:rPr>
              <w:t xml:space="preserve">   提供的信息，撰写详细完整的公司介绍，突显企业文化、公司实力、提升企业形象</w:t>
            </w:r>
            <w:r>
              <w:rPr>
                <w:rFonts w:cs="黑体" w:asciiTheme="minorEastAsia" w:hAnsiTheme="minorEastAsia"/>
                <w:color w:val="000000"/>
                <w:sz w:val="24"/>
                <w:lang w:val="zh-CN" w:bidi="zh-CN"/>
              </w:rPr>
              <w:t xml:space="preserve">提升企业形象;</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黑体" w:asciiTheme="minorEastAsia" w:hAnsiTheme="minorEastAsia"/>
                <w:color w:val="000000"/>
                <w:sz w:val="24"/>
                <w:lang w:val="zh-CN" w:bidi="zh-CN"/>
              </w:rPr>
            </w:pPr>
            <w:r>
              <w:rPr>
                <w:rFonts w:cs="Times New Roman" w:asciiTheme="minorEastAsia" w:hAnsiTheme="minorEastAsia"/>
                <w:b/>
                <w:bCs/>
                <w:color w:val="000000"/>
                <w:sz w:val="24"/>
                <w:lang w:eastAsia="en-US" w:bidi="en-US"/>
              </w:rPr>
              <w:t xml:space="preserve">3.2</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公司</w:t>
            </w:r>
            <w:r>
              <w:rPr>
                <w:rFonts w:hint="eastAsia" w:cs="黑体" w:asciiTheme="minorEastAsia" w:hAnsiTheme="minorEastAsia"/>
                <w:color w:val="000000"/>
                <w:sz w:val="24"/>
                <w:lang w:val="zh-CN" w:bidi="zh-CN"/>
              </w:rPr>
              <w:t xml:space="preserve">地图定位</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keepNext w:val="true"/>
              <w:widowControl w:val="true"/>
              <w:pBdr/>
              <w:spacing w:line="720" w:lineRule="auto"/>
              <w:ind w:firstLine="480"/>
              <w:jc w:val="left"/>
              <w:rPr>
                <w:rFonts w:cs="Arial" w:asciiTheme="minorEastAsia" w:hAnsiTheme="minorEastAsia"/>
                <w:sz w:val="24"/>
              </w:rPr>
            </w:pPr>
            <w:r>
              <w:rPr>
                <w:rFonts w:cs="Arial" w:asciiTheme="minorEastAsia" w:hAnsiTheme="minorEastAsia"/>
                <w:sz w:val="24"/>
              </w:rPr>
              <w:t xml:space="preserve">根据甲方企业具体地址，在旺铺中的高德地图上精准定位地点，凸显企业真实性，便于买家直找方位；</w:t>
            </w:r>
            <w:r>
              <w:rPr>
                <w:rFonts w:cs="Arial" w:asciiTheme="minorEastAsia" w:hAnsiTheme="minorEastAsia"/>
                <w:sz w:val="24"/>
              </w:rPr>
            </w:r>
            <w:r>
              <w:rPr>
                <w:rFonts w:cs="Arial" w:asciiTheme="minorEastAsia" w:hAnsiTheme="minorEastAsia"/>
                <w:sz w:val="24"/>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3.3</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asciiTheme="minorEastAsia" w:hAnsiTheme="minorEastAsia" w:eastAsiaTheme="minorEastAsia"/>
                <w:sz w:val="24"/>
                <w:szCs w:val="24"/>
              </w:rPr>
              <w:t xml:space="preserve">公司相册设计</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bottom"/>
            <w:textDirection w:val="lrTb"/>
            <w:noWrap w:val="false"/>
          </w:tcPr>
          <w:p>
            <w:pPr>
              <w:keepNext w:val="true"/>
              <w:widowControl w:val="true"/>
              <w:pBdr/>
              <w:spacing w:line="720" w:lineRule="auto"/>
              <w:ind w:firstLine="480"/>
              <w:jc w:val="left"/>
              <w:rPr>
                <w:rFonts w:cs="Arial" w:asciiTheme="minorEastAsia" w:hAnsiTheme="minorEastAsia"/>
                <w:sz w:val="24"/>
              </w:rPr>
            </w:pPr>
            <w:r>
              <w:rPr>
                <w:rFonts w:cs="Arial" w:asciiTheme="minorEastAsia" w:hAnsiTheme="minorEastAsia"/>
                <w:sz w:val="24"/>
              </w:rPr>
              <w:t xml:space="preserve">对甲方已经归类的产品发布到同里店铺后，新建相册且进分类，设置相册封面，便于资料集中查找；</w:t>
            </w:r>
            <w:r>
              <w:rPr>
                <w:rFonts w:cs="Arial" w:asciiTheme="minorEastAsia" w:hAnsiTheme="minorEastAsia"/>
                <w:sz w:val="24"/>
              </w:rPr>
            </w:r>
            <w:r>
              <w:rPr>
                <w:rFonts w:cs="Arial" w:asciiTheme="minorEastAsia" w:hAnsiTheme="minorEastAsia"/>
                <w:sz w:val="24"/>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3.4</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asciiTheme="minorEastAsia" w:hAnsiTheme="minorEastAsia" w:eastAsiaTheme="minorEastAsia"/>
                <w:sz w:val="24"/>
                <w:szCs w:val="24"/>
              </w:rPr>
              <w:t xml:space="preserve">企业资质设</w:t>
            </w:r>
            <w:r>
              <w:rPr>
                <w:rStyle w:val="1050"/>
                <w:rFonts w:hint="eastAsia" w:asciiTheme="minorEastAsia" w:hAnsiTheme="minorEastAsia" w:eastAsiaTheme="minorEastAsia"/>
                <w:sz w:val="24"/>
                <w:szCs w:val="24"/>
                <w:lang w:val="en-US" w:bidi="en-US"/>
              </w:rPr>
              <w:t xml:space="preserve">置</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keepNext w:val="true"/>
              <w:pBdr/>
              <w:spacing w:line="720" w:lineRule="auto"/>
              <w:ind w:firstLine="480"/>
              <w:rPr>
                <w:rFonts w:asciiTheme="minorEastAsia" w:hAnsiTheme="minorEastAsia"/>
                <w:sz w:val="24"/>
              </w:rPr>
            </w:pPr>
            <w:r>
              <w:rPr>
                <w:rFonts w:asciiTheme="minorEastAsia" w:hAnsiTheme="minorEastAsia"/>
                <w:sz w:val="24"/>
              </w:rPr>
              <w:t xml:space="preserve">优化完善企业资质，质量证书、荣营证书、营业证书等；</w:t>
            </w:r>
            <w:r>
              <w:rPr>
                <w:rFonts w:asciiTheme="minorEastAsia" w:hAnsiTheme="minorEastAsia"/>
                <w:sz w:val="24"/>
              </w:rPr>
            </w:r>
            <w:r>
              <w:rPr>
                <w:rFonts w:asciiTheme="minorEastAsia" w:hAnsiTheme="minorEastAsia"/>
                <w:sz w:val="24"/>
              </w:rPr>
            </w:r>
          </w:p>
        </w:tc>
      </w:tr>
      <w:tr>
        <w:trPr>
          <w:trHeight w:val="1135" w:hRule="exact"/>
        </w:trPr>
        <w:tc>
          <w:tcPr>
            <w:shd w:val="clear" w:color="auto" w:fill="auto"/>
            <w:tcBorders/>
            <w:tcW w:w="707" w:type="dxa"/>
            <w:vAlign w:val="bottom"/>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3.5</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bottom"/>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asciiTheme="minorEastAsia" w:hAnsiTheme="minorEastAsia" w:eastAsiaTheme="minorEastAsia"/>
                <w:sz w:val="24"/>
                <w:szCs w:val="24"/>
              </w:rPr>
              <w:t xml:space="preserve">专业防伪水印</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bottom"/>
            <w:textDirection w:val="lrTb"/>
            <w:noWrap w:val="false"/>
          </w:tcPr>
          <w:p>
            <w:pPr>
              <w:keepNext w:val="true"/>
              <w:pBdr/>
              <w:spacing w:line="720" w:lineRule="auto"/>
              <w:ind w:firstLine="480"/>
              <w:rPr>
                <w:rFonts w:asciiTheme="minorEastAsia" w:hAnsiTheme="minorEastAsia"/>
                <w:sz w:val="24"/>
              </w:rPr>
            </w:pPr>
            <w:r>
              <w:rPr>
                <w:rFonts w:asciiTheme="minorEastAsia" w:hAnsiTheme="minorEastAsia"/>
                <w:sz w:val="24"/>
              </w:rPr>
              <w:t xml:space="preserve">在阿里规则内，根据甲方建议，对旺铺中的产品图片设置专业文字水印，水印定后不可修改</w:t>
            </w:r>
            <w:r>
              <w:rPr>
                <w:rFonts w:asciiTheme="minorEastAsia" w:hAnsiTheme="minorEastAsia"/>
                <w:sz w:val="24"/>
              </w:rPr>
            </w:r>
            <w:r>
              <w:rPr>
                <w:rFonts w:asciiTheme="minorEastAsia" w:hAnsiTheme="minorEastAsia"/>
                <w:sz w:val="24"/>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3.6</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asciiTheme="minorEastAsia" w:hAnsiTheme="minorEastAsia" w:eastAsiaTheme="minorEastAsia"/>
                <w:sz w:val="24"/>
                <w:szCs w:val="24"/>
              </w:rPr>
              <w:t xml:space="preserve">公司动态更新</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keepNext w:val="true"/>
              <w:pBdr/>
              <w:spacing w:line="720" w:lineRule="auto"/>
              <w:ind w:firstLine="480"/>
              <w:rPr>
                <w:rFonts w:asciiTheme="minorEastAsia" w:hAnsiTheme="minorEastAsia"/>
                <w:sz w:val="24"/>
              </w:rPr>
            </w:pPr>
            <w:r>
              <w:rPr>
                <w:rFonts w:asciiTheme="minorEastAsia" w:hAnsiTheme="minorEastAsia"/>
                <w:sz w:val="24"/>
              </w:rPr>
              <w:t xml:space="preserve">根据甲方提供的企业新闻动态，进行旺铺内公司动态更新，增企业服光途径；</w:t>
            </w:r>
            <w:r>
              <w:rPr>
                <w:rFonts w:asciiTheme="minorEastAsia" w:hAnsiTheme="minorEastAsia"/>
                <w:sz w:val="24"/>
              </w:rPr>
            </w:r>
            <w:r>
              <w:rPr>
                <w:rFonts w:asciiTheme="minorEastAsia" w:hAnsiTheme="minorEastAsia"/>
                <w:sz w:val="24"/>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3.7</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hint="eastAsia" w:asciiTheme="minorEastAsia" w:hAnsiTheme="minorEastAsia" w:eastAsiaTheme="minorEastAsia"/>
                <w:sz w:val="24"/>
                <w:szCs w:val="24"/>
              </w:rPr>
              <w:t xml:space="preserve">旺铺域名设置</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keepNext w:val="true"/>
              <w:pBdr/>
              <w:spacing w:line="720" w:lineRule="auto"/>
              <w:ind w:firstLine="480"/>
              <w:rPr>
                <w:rFonts w:asciiTheme="minorEastAsia" w:hAnsiTheme="minorEastAsia"/>
                <w:sz w:val="24"/>
              </w:rPr>
            </w:pPr>
            <w:r>
              <w:rPr>
                <w:rFonts w:asciiTheme="minorEastAsia" w:hAnsiTheme="minorEastAsia"/>
                <w:sz w:val="24"/>
              </w:rPr>
              <w:t xml:space="preserve">由甲方确认，设计师对店铺设置简洁的旺铺二级域名；店铺网址例如：1688．com</w:t>
            </w:r>
            <w:r>
              <w:rPr>
                <w:rFonts w:asciiTheme="minorEastAsia" w:hAnsiTheme="minorEastAsia"/>
                <w:sz w:val="24"/>
              </w:rPr>
            </w:r>
            <w:r>
              <w:rPr>
                <w:rFonts w:asciiTheme="minorEastAsia" w:hAnsiTheme="minorEastAsia"/>
                <w:sz w:val="24"/>
              </w:rPr>
            </w:r>
          </w:p>
        </w:tc>
      </w:tr>
      <w:tr>
        <w:trPr>
          <w:trHeight w:val="1135" w:hRule="exact"/>
        </w:trPr>
        <w:tc>
          <w:tcPr>
            <w:shd w:val="clear" w:color="auto" w:fill="auto"/>
            <w:tcBorders/>
            <w:tcW w:w="707" w:type="dxa"/>
            <w:vAlign w:val="center"/>
            <w:textDirection w:val="lrTb"/>
            <w:noWrap w:val="false"/>
          </w:tcPr>
          <w:p>
            <w:pPr>
              <w:pBdr/>
              <w:spacing w:line="360" w:lineRule="auto"/>
              <w:ind w:firstLine="160"/>
              <w:jc w:val="left"/>
              <w:rPr>
                <w:rFonts w:cs="Times New Roman" w:asciiTheme="minorEastAsia" w:hAnsiTheme="minorEastAsia"/>
                <w:b/>
                <w:bCs/>
                <w:color w:val="000000"/>
                <w:sz w:val="24"/>
                <w:lang w:eastAsia="en-US" w:bidi="en-US"/>
              </w:rPr>
            </w:pPr>
            <w:r>
              <w:rPr>
                <w:rStyle w:val="1050"/>
                <w:rFonts w:cs="Arial" w:asciiTheme="minorEastAsia" w:hAnsiTheme="minorEastAsia" w:eastAsiaTheme="minorEastAsia"/>
                <w:b/>
                <w:bCs/>
                <w:sz w:val="24"/>
                <w:szCs w:val="24"/>
                <w:lang w:val="en-US" w:eastAsia="en-US" w:bidi="en-US"/>
              </w:rPr>
              <w:t xml:space="preserve">3.8</w:t>
            </w:r>
            <w:r>
              <w:rPr>
                <w:rFonts w:cs="Times New Roman" w:asciiTheme="minorEastAsia" w:hAnsiTheme="minorEastAsia"/>
                <w:b/>
                <w:bCs/>
                <w:color w:val="000000"/>
                <w:sz w:val="24"/>
                <w:lang w:eastAsia="en-US" w:bidi="en-US"/>
              </w:rPr>
            </w:r>
            <w:r>
              <w:rPr>
                <w:rFonts w:cs="Times New Roman" w:asciiTheme="minorEastAsia" w:hAnsiTheme="minorEastAsia"/>
                <w:b/>
                <w:bCs/>
                <w:color w:val="000000"/>
                <w:sz w:val="24"/>
                <w:lang w:eastAsia="en-US" w:bidi="en-US"/>
              </w:rPr>
            </w:r>
          </w:p>
        </w:tc>
        <w:tc>
          <w:tcPr>
            <w:shd w:val="clear" w:color="auto" w:fill="auto"/>
            <w:tcBorders/>
            <w:tcW w:w="1720" w:type="dxa"/>
            <w:vAlign w:val="center"/>
            <w:textDirection w:val="lrTb"/>
            <w:noWrap w:val="false"/>
          </w:tcPr>
          <w:p>
            <w:pPr>
              <w:pBdr/>
              <w:spacing w:line="720" w:lineRule="auto"/>
              <w:ind/>
              <w:jc w:val="left"/>
              <w:rPr>
                <w:rFonts w:cs="黑体" w:asciiTheme="minorEastAsia" w:hAnsiTheme="minorEastAsia"/>
                <w:color w:val="000000"/>
                <w:sz w:val="24"/>
                <w:lang w:val="zh-CN" w:bidi="zh-CN"/>
              </w:rPr>
            </w:pPr>
            <w:r>
              <w:rPr>
                <w:rStyle w:val="1050"/>
                <w:rFonts w:asciiTheme="minorEastAsia" w:hAnsiTheme="minorEastAsia" w:eastAsiaTheme="minorEastAsia"/>
                <w:sz w:val="24"/>
                <w:szCs w:val="24"/>
              </w:rPr>
              <w:t xml:space="preserve">极限</w:t>
            </w:r>
            <w:r>
              <w:rPr>
                <w:rStyle w:val="1050"/>
                <w:rFonts w:hint="eastAsia" w:asciiTheme="minorEastAsia" w:hAnsiTheme="minorEastAsia" w:eastAsiaTheme="minorEastAsia"/>
                <w:sz w:val="24"/>
                <w:szCs w:val="24"/>
              </w:rPr>
              <w:t xml:space="preserve">调</w:t>
            </w:r>
            <w:r>
              <w:rPr>
                <w:rStyle w:val="1050"/>
                <w:rFonts w:asciiTheme="minorEastAsia" w:hAnsiTheme="minorEastAsia" w:eastAsiaTheme="minorEastAsia"/>
                <w:sz w:val="24"/>
                <w:szCs w:val="24"/>
              </w:rPr>
              <w:t xml:space="preserve">检测</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shd w:val="clear" w:color="auto" w:fill="auto"/>
            <w:tcBorders/>
            <w:tcW w:w="10786" w:type="dxa"/>
            <w:vAlign w:val="center"/>
            <w:textDirection w:val="lrTb"/>
            <w:noWrap w:val="false"/>
          </w:tcPr>
          <w:p>
            <w:pPr>
              <w:keepNext w:val="true"/>
              <w:widowControl w:val="true"/>
              <w:pBdr/>
              <w:spacing w:line="720" w:lineRule="auto"/>
              <w:ind w:firstLine="480"/>
              <w:jc w:val="left"/>
              <w:rPr>
                <w:rFonts w:cs="Arial" w:asciiTheme="minorEastAsia" w:hAnsiTheme="minorEastAsia"/>
                <w:sz w:val="24"/>
              </w:rPr>
            </w:pPr>
            <w:r>
              <w:rPr>
                <w:rFonts w:cs="Arial" w:asciiTheme="minorEastAsia" w:hAnsiTheme="minorEastAsia"/>
                <w:sz w:val="24"/>
              </w:rPr>
              <w:t xml:space="preserve">软件结合人工方式检测服务期限内乙方发布的图片文字内容，优化修改敏感的极限词：</w:t>
            </w:r>
            <w:bookmarkEnd w:id="0"/>
            <w:r>
              <w:rPr>
                <w:rFonts w:cs="Arial" w:asciiTheme="minorEastAsia" w:hAnsiTheme="minorEastAsia"/>
                <w:sz w:val="24"/>
              </w:rPr>
            </w:r>
            <w:r>
              <w:rPr>
                <w:rFonts w:cs="Arial" w:asciiTheme="minorEastAsia" w:hAnsiTheme="minorEastAsia"/>
                <w:sz w:val="24"/>
              </w:rPr>
            </w:r>
          </w:p>
        </w:tc>
      </w:tr>
    </w:tbl>
    <w:p>
      <w:pPr>
        <w:pBdr/>
        <w:spacing w:after="80" w:line="360" w:lineRule="auto"/>
        <w:ind/>
        <w:jc w:val="left"/>
        <w:rPr>
          <w:rFonts w:cs="黑体"/>
          <w:b/>
          <w:bCs/>
          <w:color w:val="000000"/>
          <w:sz w:val="24"/>
          <w:szCs w:val="32"/>
        </w:rPr>
      </w:pPr>
      <w:r>
        <w:rPr>
          <w:rFonts w:cs="黑体"/>
          <w:b/>
          <w:bCs/>
          <w:color w:val="000000"/>
          <w:sz w:val="24"/>
          <w:szCs w:val="32"/>
        </w:rPr>
      </w:r>
      <w:r>
        <w:rPr>
          <w:rFonts w:cs="黑体"/>
          <w:b/>
          <w:bCs/>
          <w:color w:val="000000"/>
          <w:sz w:val="24"/>
          <w:szCs w:val="32"/>
        </w:rPr>
      </w:r>
      <w:r>
        <w:rPr>
          <w:rFonts w:cs="黑体"/>
          <w:b/>
          <w:bCs/>
          <w:color w:val="000000"/>
          <w:sz w:val="24"/>
          <w:szCs w:val="32"/>
        </w:rPr>
      </w:r>
    </w:p>
    <w:p>
      <w:pPr>
        <w:pBdr/>
        <w:spacing w:after="80" w:line="360" w:lineRule="auto"/>
        <w:ind/>
        <w:jc w:val="left"/>
        <w:rPr>
          <w:rFonts w:cs="黑体" w:asciiTheme="minorEastAsia" w:hAnsiTheme="minorEastAsia"/>
          <w:b/>
          <w:bCs/>
          <w:color w:val="000000"/>
          <w:sz w:val="32"/>
          <w:szCs w:val="32"/>
          <w:lang w:val="zh-CN" w:bidi="zh-CN"/>
        </w:rPr>
      </w:pPr>
      <w:r>
        <w:rPr>
          <w:rFonts w:cs="黑体"/>
          <w:b/>
          <w:bCs/>
          <w:color w:val="000000"/>
          <w:sz w:val="24"/>
          <w:szCs w:val="32"/>
        </w:rPr>
        <w:t xml:space="preserve">4</w:t>
      </w:r>
      <w:r>
        <w:rPr>
          <w:b/>
          <w:bCs/>
          <w:color w:val="000000"/>
          <w:sz w:val="24"/>
          <w:szCs w:val="32"/>
        </w:rPr>
        <w:t xml:space="preserve">、产品发布：</w:t>
      </w:r>
      <w:r>
        <w:rPr>
          <w:rFonts w:cs="黑体" w:asciiTheme="minorEastAsia" w:hAnsiTheme="minorEastAsia"/>
          <w:b/>
          <w:bCs/>
          <w:color w:val="000000"/>
          <w:sz w:val="32"/>
          <w:szCs w:val="32"/>
          <w:lang w:val="zh-CN" w:bidi="zh-CN"/>
        </w:rPr>
      </w:r>
      <w:r>
        <w:rPr>
          <w:rFonts w:cs="黑体" w:asciiTheme="minorEastAsia" w:hAnsiTheme="minorEastAsia"/>
          <w:b/>
          <w:bCs/>
          <w:color w:val="000000"/>
          <w:sz w:val="32"/>
          <w:szCs w:val="32"/>
          <w:lang w:val="zh-CN" w:bidi="zh-CN"/>
        </w:rPr>
      </w:r>
    </w:p>
    <w:tbl>
      <w:tblPr>
        <w:tblStyle w:val="1038"/>
        <w:tblInd w:w="-5" w:type="dxa"/>
        <w:tblW w:w="1328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12"/>
        <w:gridCol w:w="1729"/>
        <w:gridCol w:w="10845"/>
      </w:tblGrid>
      <w:tr>
        <w:trPr>
          <w:trHeight w:val="742" w:hRule="exact"/>
        </w:trPr>
        <w:tc>
          <w:tcPr>
            <w:shd w:val="clear" w:color="auto" w:fill="auto"/>
            <w:tcBorders/>
            <w:tcW w:w="712" w:type="dxa"/>
            <w:textDirection w:val="lrTb"/>
            <w:noWrap w:val="false"/>
          </w:tcPr>
          <w:p>
            <w:pPr>
              <w:pBdr/>
              <w:spacing/>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cW w:w="1729"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45"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263" w:hRule="exact"/>
        </w:trPr>
        <w:tc>
          <w:tcPr>
            <w:shd w:val="clear" w:color="auto" w:fill="auto"/>
            <w:tcBorders/>
            <w:tcW w:w="712" w:type="dxa"/>
            <w:vAlign w:val="center"/>
            <w:textDirection w:val="lrTb"/>
            <w:noWrap w:val="false"/>
          </w:tcPr>
          <w:p>
            <w:pPr>
              <w:pStyle w:val="1051"/>
              <w:pBdr/>
              <w:spacing w:line="360" w:lineRule="auto"/>
              <w:ind w:firstLine="160"/>
              <w:jc w:val="both"/>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4.1</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29" w:type="dxa"/>
            <w:vAlign w:val="center"/>
            <w:textDirection w:val="lrTb"/>
            <w:noWrap w:val="false"/>
          </w:tcPr>
          <w:p>
            <w:pPr>
              <w:pStyle w:val="1051"/>
              <w:pBdr/>
              <w:spacing w:line="360" w:lineRule="auto"/>
              <w:ind/>
              <w:jc w:val="both"/>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推荐产品</w:t>
            </w:r>
            <w:r>
              <w:rPr>
                <w:rStyle w:val="1050"/>
                <w:rFonts w:hint="eastAsia" w:asciiTheme="minorEastAsia" w:hAnsiTheme="minorEastAsia" w:eastAsiaTheme="minorEastAsia"/>
                <w:sz w:val="24"/>
                <w:szCs w:val="24"/>
              </w:rPr>
              <w:t xml:space="preserve">设置</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45"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根据旺铺模块的功能，对旺铺推荐的产品进行优化展示设置，不于推荐产品、热销产品、新款上架等手动或自动模块：</w:t>
            </w:r>
            <w:r>
              <w:rPr>
                <w:rFonts w:cs="Arial" w:asciiTheme="minorEastAsia" w:hAnsiTheme="minorEastAsia"/>
                <w:sz w:val="24"/>
              </w:rPr>
            </w:r>
            <w:r>
              <w:rPr>
                <w:rFonts w:cs="Arial" w:asciiTheme="minorEastAsia" w:hAnsiTheme="minorEastAsia"/>
                <w:sz w:val="24"/>
              </w:rPr>
            </w:r>
          </w:p>
        </w:tc>
      </w:tr>
      <w:tr>
        <w:trPr>
          <w:trHeight w:val="608" w:hRule="exact"/>
        </w:trPr>
        <w:tc>
          <w:tcPr>
            <w:shd w:val="clear" w:color="auto" w:fill="auto"/>
            <w:tcBorders/>
            <w:tcW w:w="712" w:type="dxa"/>
            <w:vAlign w:val="center"/>
            <w:textDirection w:val="lrTb"/>
            <w:noWrap w:val="false"/>
          </w:tcPr>
          <w:p>
            <w:pPr>
              <w:pStyle w:val="1051"/>
              <w:pBdr/>
              <w:spacing w:line="360" w:lineRule="auto"/>
              <w:ind w:firstLine="160"/>
              <w:jc w:val="both"/>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4.2</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29" w:type="dxa"/>
            <w:vAlign w:val="center"/>
            <w:textDirection w:val="lrTb"/>
            <w:noWrap w:val="false"/>
          </w:tcPr>
          <w:p>
            <w:pPr>
              <w:pStyle w:val="1051"/>
              <w:pBdr/>
              <w:spacing w:line="360" w:lineRule="auto"/>
              <w:ind/>
              <w:jc w:val="both"/>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产品关联营炳</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45" w:type="dxa"/>
            <w:vAlign w:val="center"/>
            <w:textDirection w:val="lrTb"/>
            <w:noWrap w:val="false"/>
          </w:tcPr>
          <w:p>
            <w:pPr>
              <w:keepNext w:val="true"/>
              <w:pBdr/>
              <w:spacing w:line="300" w:lineRule="auto"/>
              <w:ind w:firstLine="480"/>
              <w:rPr>
                <w:rFonts w:asciiTheme="minorEastAsia" w:hAnsiTheme="minorEastAsia"/>
                <w:sz w:val="24"/>
              </w:rPr>
            </w:pPr>
            <w:r>
              <w:rPr>
                <w:rFonts w:asciiTheme="minorEastAsia" w:hAnsiTheme="minorEastAsia"/>
                <w:sz w:val="24"/>
              </w:rPr>
              <w:t xml:space="preserve">增加产品关联营销设计，优化自营销设置，提高店铺产品转化率；</w:t>
            </w:r>
            <w:r>
              <w:rPr>
                <w:rFonts w:asciiTheme="minorEastAsia" w:hAnsiTheme="minorEastAsia"/>
                <w:sz w:val="24"/>
              </w:rPr>
            </w:r>
            <w:r>
              <w:rPr>
                <w:rFonts w:asciiTheme="minorEastAsia" w:hAnsiTheme="minorEastAsia"/>
                <w:sz w:val="24"/>
              </w:rPr>
            </w:r>
          </w:p>
        </w:tc>
      </w:tr>
      <w:tr>
        <w:trPr>
          <w:trHeight w:val="1621" w:hRule="exact"/>
        </w:trPr>
        <w:tc>
          <w:tcPr>
            <w:shd w:val="clear" w:color="auto" w:fill="auto"/>
            <w:tcBorders/>
            <w:tcW w:w="712" w:type="dxa"/>
            <w:vAlign w:val="center"/>
            <w:textDirection w:val="lrTb"/>
            <w:noWrap w:val="false"/>
          </w:tcPr>
          <w:p>
            <w:pPr>
              <w:pStyle w:val="1051"/>
              <w:pBdr/>
              <w:spacing w:line="360" w:lineRule="auto"/>
              <w:ind w:firstLine="160"/>
              <w:jc w:val="both"/>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4.3</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29" w:type="dxa"/>
            <w:vAlign w:val="center"/>
            <w:textDirection w:val="lrTb"/>
            <w:noWrap w:val="false"/>
          </w:tcPr>
          <w:p>
            <w:pPr>
              <w:pStyle w:val="1051"/>
              <w:pBdr/>
              <w:spacing w:line="360" w:lineRule="auto"/>
              <w:ind/>
              <w:jc w:val="both"/>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产品信息发布</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45" w:type="dxa"/>
            <w:vAlign w:val="bottom"/>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由设计师制作通用的主图及详情页板式；在甲方确认之后，按照通用设计式发布500条以内的产品信息：产品图片、规格属性、价格由甲方整</w:t>
            </w:r>
            <w:r>
              <w:rPr>
                <w:rFonts w:cs="Arial" w:asciiTheme="minorEastAsia" w:hAnsiTheme="minorEastAsia"/>
                <w:sz w:val="24"/>
              </w:rPr>
              <w:t xml:space="preserve">如甲方实际提供产品信息不500条，经甲方确认，以甲方实际提供的数量为准</w:t>
            </w:r>
            <w:r>
              <w:rPr>
                <w:rFonts w:cs="Arial" w:asciiTheme="minorEastAsia" w:hAnsiTheme="minorEastAsia"/>
                <w:sz w:val="24"/>
              </w:rPr>
            </w:r>
            <w:r>
              <w:rPr>
                <w:rFonts w:cs="Arial" w:asciiTheme="minorEastAsia" w:hAnsiTheme="minorEastAsia"/>
                <w:sz w:val="24"/>
              </w:rPr>
            </w:r>
          </w:p>
        </w:tc>
      </w:tr>
      <w:tr>
        <w:trPr>
          <w:trHeight w:val="1018" w:hRule="exact"/>
        </w:trPr>
        <w:tc>
          <w:tcPr>
            <w:shd w:val="clear" w:color="auto" w:fill="auto"/>
            <w:tcBorders/>
            <w:tcW w:w="712" w:type="dxa"/>
            <w:vAlign w:val="center"/>
            <w:textDirection w:val="lrTb"/>
            <w:noWrap w:val="false"/>
          </w:tcPr>
          <w:p>
            <w:pPr>
              <w:pStyle w:val="1051"/>
              <w:pBdr/>
              <w:spacing w:line="360" w:lineRule="auto"/>
              <w:ind w:firstLine="160"/>
              <w:jc w:val="both"/>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4.4</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29" w:type="dxa"/>
            <w:vAlign w:val="center"/>
            <w:textDirection w:val="lrTb"/>
            <w:noWrap w:val="false"/>
          </w:tcPr>
          <w:p>
            <w:pPr>
              <w:pStyle w:val="1051"/>
              <w:pBdr/>
              <w:spacing w:line="360" w:lineRule="auto"/>
              <w:ind/>
              <w:jc w:val="both"/>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产</w:t>
            </w:r>
            <w:r>
              <w:rPr>
                <w:rStyle w:val="1050"/>
                <w:rFonts w:hint="eastAsia" w:asciiTheme="minorEastAsia" w:hAnsiTheme="minorEastAsia" w:eastAsiaTheme="minorEastAsia"/>
                <w:sz w:val="24"/>
                <w:szCs w:val="24"/>
              </w:rPr>
              <w:t xml:space="preserve">品</w:t>
            </w:r>
            <w:r>
              <w:rPr>
                <w:rStyle w:val="1050"/>
                <w:rFonts w:asciiTheme="minorEastAsia" w:hAnsiTheme="minorEastAsia" w:eastAsiaTheme="minorEastAsia"/>
                <w:sz w:val="24"/>
                <w:szCs w:val="24"/>
              </w:rPr>
              <w:t xml:space="preserve">星级优化</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45"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产品专员新发布的产品信息，标注价格且支持在线订购后达到五星标准，由运营店长持续优化达到七星级标准</w:t>
            </w:r>
            <w:r>
              <w:rPr>
                <w:rFonts w:cs="Arial" w:asciiTheme="minorEastAsia" w:hAnsiTheme="minorEastAsia"/>
                <w:sz w:val="24"/>
              </w:rPr>
            </w:r>
            <w:r>
              <w:rPr>
                <w:rFonts w:cs="Arial" w:asciiTheme="minorEastAsia" w:hAnsiTheme="minorEastAsia"/>
                <w:sz w:val="24"/>
              </w:rPr>
            </w:r>
          </w:p>
        </w:tc>
      </w:tr>
    </w:tbl>
    <w:p>
      <w:pPr>
        <w:pBdr/>
        <w:spacing w:after="80" w:line="360" w:lineRule="auto"/>
        <w:ind/>
        <w:jc w:val="left"/>
        <w:rPr>
          <w:rFonts w:cs="黑体"/>
          <w:b/>
          <w:bCs/>
          <w:color w:val="000000"/>
          <w:sz w:val="24"/>
          <w:szCs w:val="32"/>
        </w:rPr>
      </w:pPr>
      <w:r>
        <w:rPr>
          <w:rFonts w:cs="黑体"/>
          <w:b/>
          <w:bCs/>
          <w:color w:val="000000"/>
          <w:sz w:val="24"/>
          <w:szCs w:val="32"/>
        </w:rPr>
      </w:r>
      <w:r>
        <w:rPr>
          <w:rFonts w:cs="黑体"/>
          <w:b/>
          <w:bCs/>
          <w:color w:val="000000"/>
          <w:sz w:val="24"/>
          <w:szCs w:val="32"/>
        </w:rPr>
      </w:r>
      <w:r>
        <w:rPr>
          <w:rFonts w:cs="黑体"/>
          <w:b/>
          <w:bCs/>
          <w:color w:val="000000"/>
          <w:sz w:val="24"/>
          <w:szCs w:val="32"/>
        </w:rPr>
      </w:r>
    </w:p>
    <w:p>
      <w:pPr>
        <w:pBdr/>
        <w:spacing w:after="80" w:line="360" w:lineRule="auto"/>
        <w:ind/>
        <w:jc w:val="left"/>
        <w:rPr>
          <w:rFonts w:cs="黑体"/>
          <w:b/>
          <w:bCs/>
          <w:color w:val="000000"/>
          <w:sz w:val="24"/>
          <w:szCs w:val="32"/>
        </w:rPr>
      </w:pPr>
      <w:r>
        <w:rPr>
          <w:rFonts w:cs="黑体"/>
          <w:b/>
          <w:bCs/>
          <w:color w:val="000000"/>
          <w:sz w:val="24"/>
          <w:szCs w:val="32"/>
        </w:rPr>
        <w:t xml:space="preserve">5</w:t>
      </w:r>
      <w:r>
        <w:rPr>
          <w:b/>
          <w:bCs/>
          <w:color w:val="000000"/>
          <w:sz w:val="24"/>
          <w:szCs w:val="32"/>
        </w:rPr>
        <w:t xml:space="preserve">、站内流量引进；</w:t>
      </w:r>
      <w:r>
        <w:rPr>
          <w:rFonts w:cs="黑体"/>
          <w:b/>
          <w:bCs/>
          <w:color w:val="000000"/>
          <w:sz w:val="24"/>
          <w:szCs w:val="32"/>
        </w:rPr>
      </w:r>
      <w:r>
        <w:rPr>
          <w:rFonts w:cs="黑体"/>
          <w:b/>
          <w:bCs/>
          <w:color w:val="000000"/>
          <w:sz w:val="24"/>
          <w:szCs w:val="32"/>
        </w:rPr>
      </w:r>
    </w:p>
    <w:tbl>
      <w:tblPr>
        <w:tblStyle w:val="1038"/>
        <w:tblInd w:w="0" w:type="dxa"/>
        <w:tblW w:w="13229"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247" w:leftFromText="180" w:topFromText="0" w:rightFromText="180" w:bottomFromText="0"/>
        <w:tblOverlap w:val="never"/>
        <w:tblLook w:val="04A0" w:firstRow="1" w:lastRow="0" w:firstColumn="1" w:lastColumn="0" w:noHBand="0" w:noVBand="1"/>
      </w:tblPr>
      <w:tblGrid>
        <w:gridCol w:w="710"/>
        <w:gridCol w:w="1723"/>
        <w:gridCol w:w="10796"/>
      </w:tblGrid>
      <w:tr>
        <w:trPr>
          <w:trHeight w:val="585" w:hRule="exact"/>
        </w:trPr>
        <w:tc>
          <w:tcPr>
            <w:shd w:val="clear" w:color="auto" w:fill="auto"/>
            <w:tcBorders/>
            <w:tcW w:w="710" w:type="dxa"/>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cW w:w="1723" w:type="dxa"/>
            <w:vAlign w:val="center"/>
            <w:textDirection w:val="lrTb"/>
            <w:noWrap w:val="false"/>
          </w:tcPr>
          <w:p>
            <w:pPr>
              <w:pStyle w:val="1051"/>
              <w:pBdr/>
              <w:spacing w:line="360" w:lineRule="auto"/>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pStyle w:val="1051"/>
              <w:pBdr/>
              <w:spacing w:line="360" w:lineRule="auto"/>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顶目详细服务内容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108"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5.1</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关键词优化</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bottom"/>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甲方确保线上交易支持的前提下；由运营店长持续优化全店产品关键词，持续合理优化后，10个主调＋50个扩展调逐渐提升到阿里综合搜索结</w:t>
            </w:r>
            <w:r>
              <w:rPr>
                <w:rFonts w:cs="Arial" w:asciiTheme="minorEastAsia" w:hAnsiTheme="minorEastAsia"/>
                <w:sz w:val="24"/>
              </w:rPr>
            </w:r>
            <w:r>
              <w:rPr>
                <w:rFonts w:cs="Arial" w:asciiTheme="minorEastAsia" w:hAnsiTheme="minorEastAsia"/>
                <w:sz w:val="24"/>
              </w:rPr>
            </w:r>
          </w:p>
          <w:p>
            <w:pPr>
              <w:pStyle w:val="1051"/>
              <w:pBdr/>
              <w:spacing w:line="360" w:lineRule="auto"/>
              <w:ind w:left="140"/>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712"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5.2</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排名动态</w:t>
            </w:r>
            <w:r>
              <w:rPr>
                <w:rStyle w:val="1050"/>
                <w:rFonts w:hint="eastAsia" w:asciiTheme="minorEastAsia" w:hAnsiTheme="minorEastAsia" w:eastAsiaTheme="minorEastAsia"/>
                <w:sz w:val="24"/>
                <w:szCs w:val="24"/>
              </w:rPr>
              <w:t xml:space="preserve">监测</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通过专业运营数据分析，科学判断权重，合理优化关键调排名：</w:t>
            </w:r>
            <w:r>
              <w:rPr>
                <w:rStyle w:val="1050"/>
                <w:rFonts w:asciiTheme="minorEastAsia" w:hAnsiTheme="minorEastAsia" w:eastAsiaTheme="minorEastAsia"/>
                <w:sz w:val="24"/>
                <w:szCs w:val="24"/>
              </w:rPr>
              <w:t xml:space="preserve">；</w:t>
            </w:r>
            <w:r>
              <w:rPr>
                <w:rStyle w:val="1050"/>
                <w:rFonts w:asciiTheme="minorEastAsia" w:hAnsiTheme="minorEastAsia" w:eastAsiaTheme="minorEastAsia"/>
                <w:sz w:val="24"/>
                <w:szCs w:val="24"/>
              </w:rPr>
              <w:tab/>
            </w:r>
            <w:r>
              <w:rPr>
                <w:rStyle w:val="1050"/>
                <w:rFonts w:cs="Arial" w:asciiTheme="minorEastAsia" w:hAnsiTheme="minorEastAsia" w:eastAsiaTheme="minorEastAsia"/>
                <w:sz w:val="24"/>
                <w:szCs w:val="24"/>
                <w:lang w:val="en-US" w:bidi="en-US"/>
              </w:rPr>
              <w:t xml:space="preserve">•</w:t>
            </w:r>
            <w:r>
              <w:rPr>
                <w:rStyle w:val="1050"/>
                <w:rFonts w:asciiTheme="minorEastAsia" w:hAnsiTheme="minorEastAsia" w:eastAsiaTheme="minorEastAsia"/>
                <w:sz w:val="24"/>
                <w:szCs w:val="24"/>
                <w:lang w:val="en-US" w:bidi="en-US"/>
              </w:rPr>
              <w:t xml:space="preserve">-</w:t>
            </w:r>
            <w:r>
              <w:rPr>
                <w:rFonts w:cs="Arial" w:asciiTheme="minorEastAsia" w:hAnsiTheme="minorEastAsia"/>
                <w:sz w:val="24"/>
              </w:rPr>
            </w:r>
            <w:r>
              <w:rPr>
                <w:rFonts w:cs="Arial" w:asciiTheme="minorEastAsia" w:hAnsiTheme="minorEastAsia"/>
                <w:sz w:val="24"/>
              </w:rPr>
            </w:r>
          </w:p>
        </w:tc>
      </w:tr>
      <w:tr>
        <w:trPr>
          <w:trHeight w:val="697"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5.3</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信息质量完善</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根据阿里巴巴搜索排名影响因素对信息进行七星标准优化处理：</w:t>
            </w:r>
            <w:r>
              <w:rPr>
                <w:rStyle w:val="1050"/>
                <w:rFonts w:asciiTheme="minorEastAsia" w:hAnsiTheme="minorEastAsia" w:eastAsiaTheme="minorEastAsia"/>
                <w:sz w:val="24"/>
                <w:szCs w:val="24"/>
              </w:rPr>
              <w:t xml:space="preserve">；</w:t>
            </w:r>
            <w:r>
              <w:rPr>
                <w:rFonts w:cs="Arial" w:asciiTheme="minorEastAsia" w:hAnsiTheme="minorEastAsia"/>
                <w:sz w:val="24"/>
              </w:rPr>
            </w:r>
            <w:r>
              <w:rPr>
                <w:rFonts w:cs="Arial" w:asciiTheme="minorEastAsia" w:hAnsiTheme="minorEastAsia"/>
                <w:sz w:val="24"/>
              </w:rPr>
            </w:r>
          </w:p>
        </w:tc>
      </w:tr>
      <w:tr>
        <w:trPr>
          <w:trHeight w:val="1245"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5.4</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店铺分析诊断</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由专属运营定期进行店铺诊断，提出专业的运营方案，在甲方确认及配合下，落实运营计划，及时通过服务群或电话汇报工作进度：</w:t>
            </w:r>
            <w:r>
              <w:rPr>
                <w:rFonts w:cs="Arial" w:asciiTheme="minorEastAsia" w:hAnsiTheme="minorEastAsia"/>
                <w:sz w:val="24"/>
              </w:rPr>
            </w:r>
            <w:r>
              <w:rPr>
                <w:rFonts w:cs="Arial" w:asciiTheme="minorEastAsia" w:hAnsiTheme="minorEastAsia"/>
                <w:sz w:val="24"/>
              </w:rPr>
            </w:r>
          </w:p>
        </w:tc>
      </w:tr>
      <w:tr>
        <w:trPr>
          <w:trHeight w:val="712" w:hRule="exact"/>
        </w:trPr>
        <w:tc>
          <w:tcPr>
            <w:shd w:val="clear" w:color="auto" w:fill="auto"/>
            <w:tcBorders/>
            <w:tcW w:w="710" w:type="dxa"/>
            <w:vAlign w:val="center"/>
            <w:textDirection w:val="lrTb"/>
            <w:noWrap w:val="false"/>
          </w:tcPr>
          <w:p>
            <w:pPr>
              <w:pStyle w:val="1051"/>
              <w:pBdr/>
              <w:spacing w:line="360" w:lineRule="auto"/>
              <w:ind/>
              <w:jc w:val="center"/>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5.5</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Style w:val="1050"/>
                <w:rFonts w:asciiTheme="minorEastAsia" w:hAnsiTheme="minorEastAsia" w:eastAsiaTheme="minorEastAsia"/>
                <w:sz w:val="24"/>
                <w:szCs w:val="24"/>
              </w:rPr>
            </w:pPr>
            <w:r>
              <w:rPr>
                <w:rStyle w:val="1050"/>
                <w:rFonts w:hint="eastAsia" w:asciiTheme="minorEastAsia" w:hAnsiTheme="minorEastAsia" w:eastAsiaTheme="minorEastAsia"/>
                <w:sz w:val="24"/>
                <w:szCs w:val="24"/>
              </w:rPr>
              <w:t xml:space="preserve">站内营销设置</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pBdr/>
              <w:spacing w:line="300" w:lineRule="auto"/>
              <w:ind w:firstLine="480"/>
              <w:rPr>
                <w:rFonts w:ascii="Arial" w:hAnsi="Arial" w:eastAsia="宋体" w:cs="Arial"/>
                <w:sz w:val="24"/>
              </w:rPr>
            </w:pPr>
            <w:r>
              <w:rPr>
                <w:rFonts w:hint="eastAsia" w:cs="Arial" w:asciiTheme="minorEastAsia" w:hAnsiTheme="minorEastAsia"/>
                <w:sz w:val="24"/>
              </w:rPr>
              <w:t xml:space="preserve"> </w:t>
            </w:r>
            <w:r>
              <w:rPr>
                <w:rFonts w:ascii="Arial" w:hAnsi="Arial" w:eastAsia="宋体" w:cs="Arial"/>
                <w:sz w:val="24"/>
              </w:rPr>
              <w:t xml:space="preserve">在甲方确认的前提下，根据运营计划，设置旺铺内营销活动，使用满优惠，限时促销、优惠券等小工具：</w:t>
            </w:r>
            <w:r>
              <w:rPr>
                <w:rFonts w:ascii="Arial" w:hAnsi="Arial" w:eastAsia="宋体" w:cs="Arial"/>
                <w:sz w:val="24"/>
              </w:rPr>
            </w:r>
            <w:r>
              <w:rPr>
                <w:rFonts w:ascii="Arial" w:hAnsi="Arial" w:eastAsia="宋体" w:cs="Arial"/>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723"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5.6</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老客户菅的</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阶段性发起老客户营销活动，增加店铺内者客户回购率；</w:t>
            </w:r>
            <w:r>
              <w:rPr>
                <w:rFonts w:cs="Arial" w:asciiTheme="minorEastAsia" w:hAnsiTheme="minorEastAsia"/>
                <w:sz w:val="24"/>
              </w:rPr>
            </w:r>
            <w:r>
              <w:rPr>
                <w:rFonts w:cs="Arial" w:asciiTheme="minorEastAsia" w:hAnsiTheme="minorEastAsia"/>
                <w:sz w:val="24"/>
              </w:rPr>
            </w:r>
          </w:p>
        </w:tc>
      </w:tr>
      <w:tr>
        <w:trPr>
          <w:trHeight w:val="712"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5.7</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网销宝设置</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ascii="Arial" w:hAnsi="Arial" w:eastAsia="宋体" w:cs="Arial"/>
                <w:sz w:val="24"/>
              </w:rPr>
            </w:pPr>
            <w:r>
              <w:rPr>
                <w:rFonts w:ascii="Arial" w:hAnsi="Arial" w:eastAsia="宋体" w:cs="Arial"/>
                <w:sz w:val="24"/>
              </w:rPr>
              <w:t xml:space="preserve">产品热销季、重点打造爆款产品时进行网销宝优化设置，由运营店长定期分析数据、优化出价、提高转化；</w:t>
            </w:r>
            <w:r>
              <w:rPr>
                <w:rFonts w:ascii="Arial" w:hAnsi="Arial" w:eastAsia="宋体" w:cs="Arial"/>
                <w:sz w:val="24"/>
              </w:rPr>
            </w:r>
            <w:r>
              <w:rPr>
                <w:rFonts w:ascii="Arial" w:hAnsi="Arial" w:eastAsia="宋体" w:cs="Arial"/>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760" w:hRule="exact"/>
        </w:trPr>
        <w:tc>
          <w:tcPr>
            <w:shd w:val="clear" w:color="auto" w:fill="auto"/>
            <w:tcBorders/>
            <w:tcW w:w="710" w:type="dxa"/>
            <w:vAlign w:val="center"/>
            <w:textDirection w:val="lrTb"/>
            <w:noWrap w:val="false"/>
          </w:tcPr>
          <w:p>
            <w:pPr>
              <w:pStyle w:val="1051"/>
              <w:pBdr/>
              <w:spacing w:line="360" w:lineRule="auto"/>
              <w:ind w:firstLine="160"/>
              <w:jc w:val="center"/>
              <w:rPr>
                <w:rFonts w:asciiTheme="minorEastAsia" w:hAnsiTheme="minorEastAsia" w:eastAsiaTheme="minorEastAsia"/>
                <w:b/>
                <w:bCs/>
                <w:sz w:val="24"/>
                <w:szCs w:val="24"/>
              </w:rPr>
            </w:pPr>
            <w:r>
              <w:rPr>
                <w:rStyle w:val="1050"/>
                <w:rFonts w:cs="Arial" w:asciiTheme="minorEastAsia" w:hAnsiTheme="minorEastAsia" w:eastAsiaTheme="minorEastAsia"/>
                <w:b/>
                <w:bCs/>
                <w:sz w:val="24"/>
                <w:szCs w:val="24"/>
                <w:lang w:val="en-US" w:eastAsia="en-US" w:bidi="en-US"/>
              </w:rPr>
              <w:t xml:space="preserve">5.8</w:t>
            </w:r>
            <w:r>
              <w:rPr>
                <w:rFonts w:asciiTheme="minorEastAsia" w:hAnsiTheme="minorEastAsia" w:eastAsiaTheme="minorEastAsia"/>
                <w:b/>
                <w:bCs/>
                <w:sz w:val="24"/>
                <w:szCs w:val="24"/>
              </w:rPr>
            </w:r>
            <w:r>
              <w:rPr>
                <w:rFonts w:asciiTheme="minorEastAsia" w:hAnsiTheme="minorEastAsia" w:eastAsiaTheme="minorEastAsia"/>
                <w:b/>
                <w:bCs/>
                <w:sz w:val="24"/>
                <w:szCs w:val="24"/>
              </w:rPr>
            </w:r>
          </w:p>
        </w:tc>
        <w:tc>
          <w:tcPr>
            <w:shd w:val="clear" w:color="auto" w:fill="auto"/>
            <w:tcBorders/>
            <w:tcW w:w="1723"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阿里直播协助</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6" w:type="dxa"/>
            <w:vAlign w:val="center"/>
            <w:textDirection w:val="lrTb"/>
            <w:noWrap w:val="false"/>
          </w:tcPr>
          <w:p>
            <w:pPr>
              <w:keepNext w:val="true"/>
              <w:widowControl w:val="true"/>
              <w:pBdr/>
              <w:spacing w:line="300" w:lineRule="auto"/>
              <w:ind w:firstLine="480"/>
              <w:jc w:val="left"/>
              <w:rPr>
                <w:rFonts w:ascii="Arial" w:hAnsi="Arial" w:eastAsia="宋体" w:cs="Arial"/>
                <w:sz w:val="24"/>
              </w:rPr>
            </w:pPr>
            <w:r>
              <w:rPr>
                <w:rFonts w:ascii="Arial" w:hAnsi="Arial" w:eastAsia="宋体" w:cs="Arial"/>
                <w:sz w:val="24"/>
              </w:rPr>
              <w:t xml:space="preserve">根据甲方需求，协助甲方进行阿里直播开展；</w:t>
            </w:r>
            <w:r>
              <w:rPr>
                <w:rFonts w:ascii="Arial" w:hAnsi="Arial" w:eastAsia="宋体" w:cs="Arial"/>
                <w:sz w:val="24"/>
              </w:rPr>
            </w:r>
            <w:r>
              <w:rPr>
                <w:rFonts w:ascii="Arial" w:hAnsi="Arial" w:eastAsia="宋体" w:cs="Arial"/>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bl>
    <w:p>
      <w:pPr>
        <w:pStyle w:val="1053"/>
        <w:pBdr/>
        <w:spacing w:line="360" w:lineRule="auto"/>
        <w:ind w:firstLine="0"/>
        <w:rPr>
          <w:rStyle w:val="1052"/>
          <w:rFonts w:cs="宋体" w:asciiTheme="minorEastAsia" w:hAnsiTheme="minorEastAsia" w:eastAsiaTheme="minorEastAsia"/>
          <w:sz w:val="32"/>
          <w:szCs w:val="32"/>
        </w:rPr>
      </w:pPr>
      <w:r>
        <w:rPr>
          <w:rFonts w:cs="宋体" w:asciiTheme="minorEastAsia" w:hAnsiTheme="minorEastAsia" w:eastAsiaTheme="minorEastAsia"/>
          <w:sz w:val="32"/>
          <w:szCs w:val="32"/>
        </w:rPr>
      </w:r>
      <w:r>
        <w:rPr>
          <w:rStyle w:val="1052"/>
          <w:rFonts w:cs="宋体" w:asciiTheme="minorEastAsia" w:hAnsiTheme="minorEastAsia" w:eastAsiaTheme="minorEastAsia"/>
          <w:sz w:val="32"/>
          <w:szCs w:val="32"/>
        </w:rPr>
      </w:r>
      <w:r>
        <w:rPr>
          <w:rStyle w:val="1052"/>
          <w:rFonts w:cs="宋体" w:asciiTheme="minorEastAsia" w:hAnsiTheme="minorEastAsia" w:eastAsiaTheme="minorEastAsia"/>
          <w:sz w:val="32"/>
          <w:szCs w:val="32"/>
        </w:rPr>
      </w:r>
    </w:p>
    <w:p>
      <w:pPr>
        <w:pBdr/>
        <w:spacing w:after="80" w:line="360" w:lineRule="auto"/>
        <w:ind/>
        <w:jc w:val="left"/>
        <w:rPr>
          <w:rFonts w:cs="黑体"/>
          <w:b/>
          <w:bCs/>
          <w:color w:val="000000"/>
          <w:sz w:val="24"/>
          <w:szCs w:val="32"/>
        </w:rPr>
      </w:pPr>
      <w:r>
        <w:rPr>
          <w:rFonts w:cs="黑体"/>
          <w:b/>
          <w:bCs/>
          <w:color w:val="000000"/>
          <w:sz w:val="24"/>
          <w:szCs w:val="32"/>
        </w:rPr>
        <w:t xml:space="preserve">6</w:t>
      </w:r>
      <w:r>
        <w:rPr>
          <w:b/>
          <w:bCs/>
          <w:color w:val="000000"/>
          <w:sz w:val="24"/>
          <w:szCs w:val="32"/>
        </w:rPr>
        <w:t xml:space="preserve">、参加阿里专场活动，全网大促，横向叛道；</w:t>
      </w:r>
      <w:r>
        <w:rPr>
          <w:rFonts w:cs="黑体"/>
          <w:b/>
          <w:bCs/>
          <w:color w:val="000000"/>
          <w:sz w:val="24"/>
          <w:szCs w:val="32"/>
        </w:rPr>
      </w:r>
      <w:r>
        <w:rPr>
          <w:rFonts w:cs="黑体"/>
          <w:b/>
          <w:bCs/>
          <w:color w:val="000000"/>
          <w:sz w:val="24"/>
          <w:szCs w:val="32"/>
        </w:rPr>
      </w:r>
    </w:p>
    <w:tbl>
      <w:tblPr>
        <w:tblStyle w:val="1038"/>
        <w:tblInd w:w="-5" w:type="dxa"/>
        <w:tblW w:w="13233"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2"/>
        <w:gridCol w:w="1732"/>
        <w:gridCol w:w="10799"/>
      </w:tblGrid>
      <w:tr>
        <w:trPr>
          <w:trHeight w:val="477" w:hRule="exact"/>
        </w:trPr>
        <w:tc>
          <w:tcPr>
            <w:shd w:val="clear" w:color="auto" w:fill="auto"/>
            <w:tcBorders/>
            <w:tcW w:w="702" w:type="dxa"/>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cW w:w="1732" w:type="dxa"/>
            <w:vAlign w:val="center"/>
            <w:textDirection w:val="lrTb"/>
            <w:noWrap w:val="false"/>
          </w:tcPr>
          <w:p>
            <w:pPr>
              <w:pStyle w:val="1051"/>
              <w:pBdr/>
              <w:spacing w:line="360" w:lineRule="auto"/>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9"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884" w:hRule="exact"/>
        </w:trPr>
        <w:tc>
          <w:tcPr>
            <w:shd w:val="clear" w:color="auto" w:fill="auto"/>
            <w:tcBorders/>
            <w:tcW w:w="702" w:type="dxa"/>
            <w:vAlign w:val="bottom"/>
            <w:textDirection w:val="lrTb"/>
            <w:noWrap w:val="false"/>
          </w:tcPr>
          <w:p>
            <w:pPr>
              <w:pStyle w:val="1051"/>
              <w:pBdr/>
              <w:spacing w:line="360" w:lineRule="auto"/>
              <w:ind w:firstLine="160"/>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6.1</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32" w:type="dxa"/>
            <w:vAlign w:val="bottom"/>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活动条件达标</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9" w:type="dxa"/>
            <w:vAlign w:val="bottom"/>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确认适合参加的活动，协助企业提前做好活动达标条件的配合，需企业积极配合：</w:t>
            </w:r>
            <w:r>
              <w:rPr>
                <w:rFonts w:cs="Arial" w:asciiTheme="minorEastAsia" w:hAnsiTheme="minorEastAsia"/>
                <w:sz w:val="24"/>
              </w:rPr>
            </w:r>
            <w:r>
              <w:rPr>
                <w:rFonts w:cs="Arial" w:asciiTheme="minorEastAsia" w:hAnsiTheme="minorEastAsia"/>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884" w:hRule="exact"/>
        </w:trPr>
        <w:tc>
          <w:tcPr>
            <w:shd w:val="clear" w:color="auto" w:fill="auto"/>
            <w:tcBorders/>
            <w:tcW w:w="702" w:type="dxa"/>
            <w:vAlign w:val="center"/>
            <w:textDirection w:val="lrTb"/>
            <w:noWrap w:val="false"/>
          </w:tcPr>
          <w:p>
            <w:pPr>
              <w:pStyle w:val="1051"/>
              <w:pBdr/>
              <w:spacing w:line="360" w:lineRule="auto"/>
              <w:ind w:firstLine="160"/>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6.2</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32"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频道推广营销</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9"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为企业更好的实现在线交易，积极参加须道各种活动报名推广：</w:t>
            </w:r>
            <w:r>
              <w:rPr>
                <w:rFonts w:cs="Arial" w:asciiTheme="minorEastAsia" w:hAnsiTheme="minorEastAsia"/>
                <w:sz w:val="24"/>
              </w:rPr>
            </w:r>
            <w:r>
              <w:rPr>
                <w:rFonts w:cs="Arial" w:asciiTheme="minorEastAsia" w:hAnsiTheme="minorEastAsia"/>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884" w:hRule="exact"/>
        </w:trPr>
        <w:tc>
          <w:tcPr>
            <w:shd w:val="clear" w:color="auto" w:fill="auto"/>
            <w:tcBorders/>
            <w:tcW w:w="702" w:type="dxa"/>
            <w:vAlign w:val="center"/>
            <w:textDirection w:val="lrTb"/>
            <w:noWrap w:val="false"/>
          </w:tcPr>
          <w:p>
            <w:pPr>
              <w:pStyle w:val="1051"/>
              <w:pBdr/>
              <w:spacing w:line="360" w:lineRule="auto"/>
              <w:ind w:firstLine="160"/>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6.3</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32"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大促活动报名</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9"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协助企业参加1688大促活动报名，进行大促全程培训指导，需企业积极配合：</w:t>
            </w:r>
            <w:r>
              <w:rPr>
                <w:rFonts w:cs="Arial" w:asciiTheme="minorEastAsia" w:hAnsiTheme="minorEastAsia"/>
                <w:sz w:val="24"/>
              </w:rPr>
            </w:r>
            <w:r>
              <w:rPr>
                <w:rFonts w:cs="Arial" w:asciiTheme="minorEastAsia" w:hAnsiTheme="minorEastAsia"/>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r>
        <w:trPr>
          <w:trHeight w:val="944" w:hRule="exact"/>
        </w:trPr>
        <w:tc>
          <w:tcPr>
            <w:shd w:val="clear" w:color="auto" w:fill="auto"/>
            <w:tcBorders/>
            <w:tcW w:w="702" w:type="dxa"/>
            <w:vAlign w:val="center"/>
            <w:textDirection w:val="lrTb"/>
            <w:noWrap w:val="false"/>
          </w:tcPr>
          <w:p>
            <w:pPr>
              <w:pStyle w:val="1051"/>
              <w:pBdr/>
              <w:spacing w:line="360" w:lineRule="auto"/>
              <w:ind w:firstLine="160"/>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6.4</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32"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活动管值策划</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799"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为参加每次的专场活动，常规活动，阿里大促进行专业的营销策划配合：</w:t>
            </w:r>
            <w:r>
              <w:rPr>
                <w:rFonts w:cs="Arial" w:asciiTheme="minorEastAsia" w:hAnsiTheme="minorEastAsia"/>
                <w:sz w:val="24"/>
              </w:rPr>
            </w:r>
            <w:r>
              <w:rPr>
                <w:rFonts w:cs="Arial" w:asciiTheme="minorEastAsia" w:hAnsiTheme="minorEastAsia"/>
                <w:sz w:val="24"/>
              </w:rPr>
            </w:r>
          </w:p>
          <w:p>
            <w:pPr>
              <w:pStyle w:val="1051"/>
              <w:pBdr/>
              <w:spacing w:line="360" w:lineRule="auto"/>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bl>
    <w:p>
      <w:pPr>
        <w:pStyle w:val="1053"/>
        <w:pBdr/>
        <w:spacing w:line="360" w:lineRule="auto"/>
        <w:ind w:firstLine="0"/>
        <w:rPr>
          <w:rFonts w:asciiTheme="minorEastAsia" w:hAnsiTheme="minorEastAsia" w:eastAsiaTheme="minorEastAsia" w:cstheme="minorBidi"/>
          <w:b/>
          <w:bCs/>
          <w:color w:val="000000"/>
          <w:sz w:val="24"/>
          <w:szCs w:val="24"/>
          <w:lang w:val="en-US" w:bidi="ar-SA"/>
        </w:rPr>
      </w:pP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p>
    <w:p>
      <w:pPr>
        <w:pStyle w:val="1053"/>
        <w:pBdr/>
        <w:spacing w:line="360" w:lineRule="auto"/>
        <w:ind w:firstLine="0"/>
        <w:rPr>
          <w:rFonts w:asciiTheme="minorEastAsia" w:hAnsiTheme="minorEastAsia" w:eastAsiaTheme="minorEastAsia" w:cstheme="minorBidi"/>
          <w:b/>
          <w:bCs/>
          <w:color w:val="000000"/>
          <w:sz w:val="24"/>
          <w:szCs w:val="24"/>
          <w:lang w:val="en-US" w:bidi="ar-SA"/>
        </w:rPr>
      </w:pPr>
      <w:r>
        <w:rPr>
          <w:rFonts w:asciiTheme="minorEastAsia" w:hAnsiTheme="minorEastAsia" w:eastAsiaTheme="minorEastAsia" w:cstheme="minorBidi"/>
          <w:b/>
          <w:bCs/>
          <w:color w:val="000000"/>
          <w:sz w:val="24"/>
          <w:szCs w:val="24"/>
          <w:lang w:val="en-US" w:bidi="ar-SA"/>
        </w:rPr>
        <w:t xml:space="preserve">7.培训指导；</w:t>
      </w: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p>
    <w:tbl>
      <w:tblPr>
        <w:tblStyle w:val="1038"/>
        <w:tblInd w:w="-5" w:type="dxa"/>
        <w:tblW w:w="13272"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5"/>
        <w:gridCol w:w="1760"/>
        <w:gridCol w:w="10777"/>
      </w:tblGrid>
      <w:tr>
        <w:trPr>
          <w:trHeight w:val="598" w:hRule="exact"/>
        </w:trPr>
        <w:tc>
          <w:tcPr>
            <w:shd w:val="clear" w:color="auto" w:fill="auto"/>
            <w:tcBorders/>
            <w:tcW w:w="735" w:type="dxa"/>
            <w:textDirection w:val="lrTb"/>
            <w:noWrap w:val="false"/>
          </w:tcPr>
          <w:p>
            <w:pPr>
              <w:pStyle w:val="1051"/>
              <w:pBdr/>
              <w:spacing w:line="360" w:lineRule="auto"/>
              <w:ind/>
              <w:rPr>
                <w:rStyle w:val="1050"/>
                <w:rFonts w:asciiTheme="minorEastAsia" w:hAnsiTheme="minorEastAsia" w:eastAsiaTheme="minorEastAsia"/>
                <w:sz w:val="24"/>
                <w:szCs w:val="24"/>
              </w:rPr>
            </w:pPr>
            <w:r>
              <w:rPr>
                <w:rFonts w:asciiTheme="minorEastAsia" w:hAnsiTheme="minorEastAsia" w:eastAsiaTheme="minorEastAsia"/>
                <w:sz w:val="24"/>
                <w:szCs w:val="24"/>
              </w:rPr>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cW w:w="1760" w:type="dxa"/>
            <w:vAlign w:val="center"/>
            <w:textDirection w:val="lrTb"/>
            <w:noWrap w:val="false"/>
          </w:tcPr>
          <w:p>
            <w:pPr>
              <w:pStyle w:val="1051"/>
              <w:pBdr/>
              <w:spacing w:line="360" w:lineRule="auto"/>
              <w:ind/>
              <w:jc w:val="center"/>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cW w:w="10777" w:type="dxa"/>
            <w:vAlign w:val="center"/>
            <w:textDirection w:val="lrTb"/>
            <w:noWrap w:val="false"/>
          </w:tcPr>
          <w:p>
            <w:pPr>
              <w:pStyle w:val="1051"/>
              <w:pBdr/>
              <w:spacing/>
              <w:ind/>
              <w:jc w:val="center"/>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r>
      <w:tr>
        <w:trPr>
          <w:trHeight w:val="1235" w:hRule="exact"/>
        </w:trPr>
        <w:tc>
          <w:tcPr>
            <w:shd w:val="clear" w:color="auto" w:fill="auto"/>
            <w:tcBorders/>
            <w:tcW w:w="735" w:type="dxa"/>
            <w:vAlign w:val="center"/>
            <w:textDirection w:val="lrTb"/>
            <w:noWrap w:val="false"/>
          </w:tcPr>
          <w:p>
            <w:pPr>
              <w:pStyle w:val="1051"/>
              <w:pBdr/>
              <w:spacing w:line="360" w:lineRule="auto"/>
              <w:ind/>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7.1</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cW w:w="1760" w:type="dxa"/>
            <w:vAlign w:val="center"/>
            <w:textDirection w:val="lrTb"/>
            <w:noWrap w:val="false"/>
          </w:tcPr>
          <w:p>
            <w:pPr>
              <w:pStyle w:val="1051"/>
              <w:pBdr/>
              <w:spacing w:line="360" w:lineRule="auto"/>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专业服务指导</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cW w:w="10777" w:type="dxa"/>
            <w:vAlign w:val="center"/>
            <w:textDirection w:val="lrTb"/>
            <w:noWrap w:val="false"/>
          </w:tcPr>
          <w:p>
            <w:pPr>
              <w:pStyle w:val="1051"/>
              <w:pBdr/>
              <w:spacing w:line="360" w:lineRule="auto"/>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     </w:t>
            </w:r>
            <w:r>
              <w:rPr>
                <w:rFonts w:cs="Arial" w:asciiTheme="minorEastAsia" w:hAnsiTheme="minorEastAsia" w:eastAsiaTheme="minorEastAsia"/>
                <w:sz w:val="24"/>
                <w:szCs w:val="24"/>
                <w:lang w:val="en-US" w:bidi="ar-SA"/>
              </w:rPr>
              <w:t xml:space="preserve">7＊12小时客服专业解答，随时协助客户解决突发问题</w:t>
            </w:r>
            <w:r>
              <w:rPr>
                <w:rStyle w:val="1050"/>
                <w:rFonts w:asciiTheme="minorEastAsia" w:hAnsiTheme="minorEastAsia" w:eastAsiaTheme="minorEastAsia"/>
                <w:sz w:val="24"/>
                <w:szCs w:val="24"/>
                <w:lang w:val="en-US" w:bidi="ar-SA"/>
              </w:rPr>
              <w:t xml:space="preserve">时客服专业解答，随时协助客户解决突发问题</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r>
      <w:tr>
        <w:trPr>
          <w:trHeight w:val="1235" w:hRule="exact"/>
        </w:trPr>
        <w:tc>
          <w:tcPr>
            <w:shd w:val="clear" w:color="auto" w:fill="auto"/>
            <w:tcBorders/>
            <w:tcW w:w="735" w:type="dxa"/>
            <w:vAlign w:val="center"/>
            <w:textDirection w:val="lrTb"/>
            <w:noWrap w:val="false"/>
          </w:tcPr>
          <w:p>
            <w:pPr>
              <w:pStyle w:val="1051"/>
              <w:pBdr/>
              <w:spacing w:line="360" w:lineRule="auto"/>
              <w:ind/>
              <w:rPr>
                <w:rStyle w:val="1050"/>
                <w:rFonts w:asciiTheme="minorEastAsia" w:hAnsiTheme="minorEastAsia" w:eastAsiaTheme="minorEastAsia"/>
                <w:b/>
                <w:bCs/>
                <w:sz w:val="24"/>
                <w:szCs w:val="24"/>
              </w:rPr>
            </w:pPr>
            <w:r>
              <w:rPr>
                <w:rStyle w:val="1050"/>
                <w:rFonts w:asciiTheme="minorEastAsia" w:hAnsiTheme="minorEastAsia" w:eastAsiaTheme="minorEastAsia"/>
                <w:b/>
                <w:bCs/>
                <w:sz w:val="24"/>
                <w:szCs w:val="24"/>
              </w:rPr>
              <w:t xml:space="preserve">7.2</w:t>
            </w:r>
            <w:r>
              <w:rPr>
                <w:rStyle w:val="1050"/>
                <w:rFonts w:asciiTheme="minorEastAsia" w:hAnsiTheme="minorEastAsia" w:eastAsiaTheme="minorEastAsia"/>
                <w:b/>
                <w:bCs/>
                <w:sz w:val="24"/>
                <w:szCs w:val="24"/>
              </w:rPr>
            </w:r>
            <w:r>
              <w:rPr>
                <w:rStyle w:val="1050"/>
                <w:rFonts w:asciiTheme="minorEastAsia" w:hAnsiTheme="minorEastAsia" w:eastAsiaTheme="minorEastAsia"/>
                <w:b/>
                <w:bCs/>
                <w:sz w:val="24"/>
                <w:szCs w:val="24"/>
              </w:rPr>
            </w:r>
          </w:p>
        </w:tc>
        <w:tc>
          <w:tcPr>
            <w:shd w:val="clear" w:color="auto" w:fill="auto"/>
            <w:tcBorders/>
            <w:tcW w:w="1760" w:type="dxa"/>
            <w:vAlign w:val="center"/>
            <w:textDirection w:val="lrTb"/>
            <w:noWrap w:val="false"/>
          </w:tcPr>
          <w:p>
            <w:pPr>
              <w:pStyle w:val="1051"/>
              <w:pBdr/>
              <w:spacing w:line="360" w:lineRule="auto"/>
              <w:ind/>
              <w:rPr>
                <w:rStyle w:val="1050"/>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专属服务群</w:t>
            </w:r>
            <w:r>
              <w:rPr>
                <w:rStyle w:val="1050"/>
                <w:rFonts w:asciiTheme="minorEastAsia" w:hAnsiTheme="minorEastAsia" w:eastAsiaTheme="minorEastAsia"/>
                <w:sz w:val="24"/>
                <w:szCs w:val="24"/>
              </w:rPr>
            </w:r>
            <w:r>
              <w:rPr>
                <w:rStyle w:val="1050"/>
                <w:rFonts w:asciiTheme="minorEastAsia" w:hAnsiTheme="minorEastAsia" w:eastAsiaTheme="minorEastAsia"/>
                <w:sz w:val="24"/>
                <w:szCs w:val="24"/>
              </w:rPr>
            </w:r>
          </w:p>
        </w:tc>
        <w:tc>
          <w:tcPr>
            <w:shd w:val="clear" w:color="auto" w:fill="auto"/>
            <w:tcBorders/>
            <w:tcW w:w="10777"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为甲方单独建立服务群（由专属设计师，产品专员，运营店长，运营经理，客服组成服务小组）：工作日通过服务群或者电话进行工作交流；</w:t>
            </w:r>
            <w:r>
              <w:rPr>
                <w:rFonts w:cs="Arial" w:asciiTheme="minorEastAsia" w:hAnsiTheme="minorEastAsia"/>
                <w:sz w:val="24"/>
              </w:rPr>
            </w:r>
            <w:r>
              <w:rPr>
                <w:rFonts w:cs="Arial" w:asciiTheme="minorEastAsia" w:hAnsiTheme="minorEastAsia"/>
                <w:sz w:val="24"/>
              </w:rPr>
            </w:r>
          </w:p>
          <w:p>
            <w:pPr>
              <w:pStyle w:val="1051"/>
              <w:pBdr/>
              <w:spacing w:line="360" w:lineRule="auto"/>
              <w:ind/>
              <w:jc w:val="both"/>
              <w:rPr>
                <w:rStyle w:val="1050"/>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r>
              <w:rPr>
                <w:rStyle w:val="1050"/>
                <w:rFonts w:asciiTheme="minorEastAsia" w:hAnsiTheme="minorEastAsia" w:eastAsiaTheme="minorEastAsia"/>
                <w:sz w:val="24"/>
                <w:szCs w:val="24"/>
                <w:lang w:val="en-US"/>
              </w:rPr>
            </w:r>
          </w:p>
        </w:tc>
      </w:tr>
    </w:tbl>
    <w:p>
      <w:pPr>
        <w:pStyle w:val="1053"/>
        <w:pBdr/>
        <w:spacing w:line="360" w:lineRule="auto"/>
        <w:ind w:firstLine="0"/>
        <w:rPr>
          <w:rFonts w:asciiTheme="minorEastAsia" w:hAnsiTheme="minorEastAsia" w:eastAsiaTheme="minorEastAsia" w:cstheme="minorBidi"/>
          <w:b/>
          <w:bCs/>
          <w:color w:val="000000"/>
          <w:sz w:val="24"/>
          <w:szCs w:val="24"/>
          <w:lang w:val="en-US" w:bidi="ar-SA"/>
        </w:rPr>
      </w:pP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p>
    <w:p>
      <w:pPr>
        <w:pStyle w:val="1053"/>
        <w:pBdr/>
        <w:spacing w:line="360" w:lineRule="auto"/>
        <w:ind w:firstLine="0"/>
        <w:rPr>
          <w:rFonts w:asciiTheme="minorEastAsia" w:hAnsiTheme="minorEastAsia" w:eastAsiaTheme="minorEastAsia" w:cstheme="minorBidi"/>
          <w:b/>
          <w:bCs/>
          <w:color w:val="000000"/>
          <w:sz w:val="24"/>
          <w:szCs w:val="24"/>
          <w:lang w:val="en-US" w:bidi="ar-SA"/>
        </w:rPr>
      </w:pPr>
      <w:r>
        <w:rPr>
          <w:rFonts w:asciiTheme="minorEastAsia" w:hAnsiTheme="minorEastAsia" w:eastAsiaTheme="minorEastAsia" w:cstheme="minorBidi"/>
          <w:b/>
          <w:bCs/>
          <w:color w:val="000000"/>
          <w:sz w:val="24"/>
          <w:szCs w:val="24"/>
          <w:lang w:val="en-US" w:bidi="ar-SA"/>
        </w:rPr>
        <w:t xml:space="preserve">8、特色权益服务；</w:t>
      </w: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p>
    <w:tbl>
      <w:tblPr>
        <w:tblStyle w:val="1038"/>
        <w:tblInd w:w="-5" w:type="dxa"/>
        <w:tblW w:w="13271"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13"/>
        <w:gridCol w:w="1727"/>
        <w:gridCol w:w="10831"/>
      </w:tblGrid>
      <w:tr>
        <w:trPr>
          <w:trHeight w:val="619" w:hRule="exact"/>
        </w:trPr>
        <w:tc>
          <w:tcPr>
            <w:shd w:val="clear" w:color="auto" w:fill="auto"/>
            <w:tcBorders/>
            <w:tcW w:w="713" w:type="dxa"/>
            <w:textDirection w:val="lrTb"/>
            <w:noWrap w:val="false"/>
          </w:tcPr>
          <w:p>
            <w:pPr>
              <w:pBdr/>
              <w:spacing w:line="360" w:lineRule="auto"/>
              <w:ind/>
              <w:jc w:val="center"/>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cW w:w="1727" w:type="dxa"/>
            <w:vAlign w:val="center"/>
            <w:textDirection w:val="lrTb"/>
            <w:noWrap w:val="false"/>
          </w:tcPr>
          <w:p>
            <w:pPr>
              <w:pStyle w:val="1051"/>
              <w:pBdr/>
              <w:spacing w:line="360" w:lineRule="auto"/>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31" w:type="dxa"/>
            <w:vAlign w:val="center"/>
            <w:textDirection w:val="lrTb"/>
            <w:noWrap w:val="false"/>
          </w:tcPr>
          <w:p>
            <w:pPr>
              <w:pStyle w:val="1051"/>
              <w:pBdr/>
              <w:spacing/>
              <w:ind/>
              <w:jc w:val="center"/>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项目详细服务内容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964" w:hRule="exact"/>
        </w:trPr>
        <w:tc>
          <w:tcPr>
            <w:shd w:val="clear" w:color="auto" w:fill="auto"/>
            <w:tcBorders/>
            <w:tcW w:w="713" w:type="dxa"/>
            <w:vAlign w:val="center"/>
            <w:textDirection w:val="lrTb"/>
            <w:noWrap w:val="false"/>
          </w:tcPr>
          <w:p>
            <w:pPr>
              <w:pStyle w:val="1051"/>
              <w:pBdr/>
              <w:spacing w:line="360" w:lineRule="auto"/>
              <w:ind w:firstLine="160"/>
              <w:rPr>
                <w:rFonts w:asciiTheme="minorEastAsia" w:hAnsiTheme="minorEastAsia" w:eastAsiaTheme="minorEastAsia"/>
                <w:sz w:val="24"/>
                <w:szCs w:val="24"/>
              </w:rPr>
            </w:pPr>
            <w:r>
              <w:rPr>
                <w:rStyle w:val="1050"/>
                <w:rFonts w:cs="Arial" w:asciiTheme="minorEastAsia" w:hAnsiTheme="minorEastAsia" w:eastAsiaTheme="minorEastAsia"/>
                <w:b/>
                <w:bCs/>
                <w:sz w:val="24"/>
                <w:szCs w:val="24"/>
                <w:lang w:val="en-US" w:eastAsia="en-US" w:bidi="en-US"/>
              </w:rPr>
              <w:t xml:space="preserve">8.1</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727" w:type="dxa"/>
            <w:vAlign w:val="center"/>
            <w:textDirection w:val="lrTb"/>
            <w:noWrap w:val="false"/>
          </w:tcPr>
          <w:p>
            <w:pPr>
              <w:pStyle w:val="1051"/>
              <w:pBdr/>
              <w:spacing w:line="360" w:lineRule="auto"/>
              <w:ind/>
              <w:rPr>
                <w:rFonts w:asciiTheme="minorEastAsia" w:hAnsiTheme="minorEastAsia" w:eastAsiaTheme="minorEastAsia"/>
                <w:sz w:val="24"/>
                <w:szCs w:val="24"/>
              </w:rPr>
            </w:pPr>
            <w:r>
              <w:rPr>
                <w:rStyle w:val="1050"/>
                <w:rFonts w:asciiTheme="minorEastAsia" w:hAnsiTheme="minorEastAsia" w:eastAsiaTheme="minorEastAsia"/>
                <w:sz w:val="24"/>
                <w:szCs w:val="24"/>
              </w:rPr>
              <w:t xml:space="preserve">赠送产品拍照</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cW w:w="10831" w:type="dxa"/>
            <w:vAlign w:val="bottom"/>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由甲方提供产品，送到公司摄影室进行20个产品以内的图片拍摄；每款／链接拍摄15张以内图片，总计300张以内照片，赠送拍摄服务不提供模特，特定场景及特定道具；如有更多拍摄需求，请选择增值拍摄服务：</w:t>
            </w:r>
            <w:r>
              <w:rPr>
                <w:rFonts w:cs="Arial" w:asciiTheme="minorEastAsia" w:hAnsiTheme="minorEastAsia"/>
                <w:sz w:val="24"/>
              </w:rPr>
            </w:r>
            <w:r>
              <w:rPr>
                <w:rFonts w:cs="Arial" w:asciiTheme="minorEastAsia" w:hAnsiTheme="minorEastAsia"/>
                <w:sz w:val="24"/>
              </w:rPr>
            </w:r>
          </w:p>
          <w:p>
            <w:pPr>
              <w:pStyle w:val="1051"/>
              <w:pBdr/>
              <w:spacing w:line="360" w:lineRule="auto"/>
              <w:ind w:firstLine="20" w:left="140"/>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bl>
    <w:p>
      <w:pPr>
        <w:pStyle w:val="1051"/>
        <w:pBdr/>
        <w:spacing w:line="360" w:lineRule="auto"/>
        <w:ind w:firstLine="360"/>
        <w:jc w:val="both"/>
        <w:rPr>
          <w:rStyle w:val="1050"/>
          <w:rFonts w:cs="Times New Roman" w:asciiTheme="minorEastAsia" w:hAnsiTheme="minorEastAsia" w:eastAsiaTheme="minorEastAsia"/>
          <w:sz w:val="32"/>
          <w:szCs w:val="32"/>
        </w:rPr>
      </w:pPr>
      <w:r>
        <w:rPr>
          <w:rFonts w:cs="Times New Roman" w:asciiTheme="minorEastAsia" w:hAnsiTheme="minorEastAsia" w:eastAsiaTheme="minorEastAsia"/>
          <w:sz w:val="32"/>
          <w:szCs w:val="32"/>
        </w:rPr>
      </w:r>
      <w:r>
        <w:rPr>
          <w:rStyle w:val="1050"/>
          <w:rFonts w:cs="Times New Roman" w:asciiTheme="minorEastAsia" w:hAnsiTheme="minorEastAsia" w:eastAsiaTheme="minorEastAsia"/>
          <w:sz w:val="32"/>
          <w:szCs w:val="32"/>
        </w:rPr>
      </w:r>
      <w:r>
        <w:rPr>
          <w:rStyle w:val="1050"/>
          <w:rFonts w:cs="Times New Roman" w:asciiTheme="minorEastAsia" w:hAnsiTheme="minorEastAsia" w:eastAsiaTheme="minorEastAsia"/>
          <w:sz w:val="32"/>
          <w:szCs w:val="32"/>
        </w:rPr>
      </w:r>
    </w:p>
    <w:p>
      <w:pPr>
        <w:pStyle w:val="1053"/>
        <w:pBdr/>
        <w:spacing w:line="360" w:lineRule="auto"/>
        <w:ind w:firstLine="0"/>
        <w:rPr>
          <w:rFonts w:asciiTheme="minorEastAsia" w:hAnsiTheme="minorEastAsia" w:eastAsiaTheme="minorEastAsia" w:cstheme="minorBidi"/>
          <w:b/>
          <w:bCs/>
          <w:color w:val="000000"/>
          <w:sz w:val="24"/>
          <w:szCs w:val="24"/>
          <w:lang w:val="en-US" w:bidi="ar-SA"/>
        </w:rPr>
      </w:pPr>
      <w:r>
        <w:rPr>
          <w:rFonts w:asciiTheme="minorEastAsia" w:hAnsiTheme="minorEastAsia" w:eastAsiaTheme="minorEastAsia" w:cstheme="minorBidi"/>
          <w:b/>
          <w:bCs/>
          <w:color w:val="000000"/>
          <w:sz w:val="24"/>
          <w:szCs w:val="24"/>
          <w:lang w:val="en-US" w:bidi="ar-SA"/>
        </w:rPr>
        <w:t xml:space="preserve">9、增选服务</w:t>
      </w:r>
      <w:r>
        <w:rPr>
          <w:rFonts w:asciiTheme="minorEastAsia" w:hAnsiTheme="minorEastAsia" w:eastAsiaTheme="minorEastAsia" w:cstheme="minorBidi"/>
          <w:b/>
          <w:bCs/>
          <w:color w:val="000000"/>
          <w:sz w:val="24"/>
          <w:szCs w:val="24"/>
          <w:lang w:val="en-US" w:bidi="ar-SA"/>
        </w:rPr>
      </w:r>
      <w:r>
        <w:rPr>
          <w:rFonts w:asciiTheme="minorEastAsia" w:hAnsiTheme="minorEastAsia" w:eastAsiaTheme="minorEastAsia" w:cstheme="minorBidi"/>
          <w:b/>
          <w:bCs/>
          <w:color w:val="000000"/>
          <w:sz w:val="24"/>
          <w:szCs w:val="24"/>
          <w:lang w:val="en-US" w:bidi="ar-SA"/>
        </w:rPr>
      </w:r>
    </w:p>
    <w:tbl>
      <w:tblPr>
        <w:tblStyle w:val="1038"/>
        <w:tblInd w:w="0" w:type="dxa"/>
        <w:tblW w:w="13238" w:type="dxa"/>
        <w:tblCellMar>
          <w:left w:w="10" w:type="dxa"/>
          <w:top w:w="0" w:type="dxa"/>
          <w:right w:w="10" w:type="dxa"/>
          <w:bottom w:w="0" w:type="dxa"/>
        </w:tblCellMar>
        <w:tblBorders/>
        <w:tblLayout w:type="fixed"/>
        <w:tblpPr w:horzAnchor="margin" w:tblpXSpec="left" w:vertAnchor="text" w:tblpY="252" w:leftFromText="180" w:topFromText="0" w:rightFromText="180" w:bottomFromText="0"/>
        <w:tblOverlap w:val="never"/>
        <w:tblLook w:val="04A0" w:firstRow="1" w:lastRow="0" w:firstColumn="1" w:lastColumn="0" w:noHBand="0" w:noVBand="1"/>
      </w:tblPr>
      <w:tblGrid>
        <w:gridCol w:w="617"/>
        <w:gridCol w:w="1520"/>
        <w:gridCol w:w="9471"/>
        <w:gridCol w:w="1630"/>
      </w:tblGrid>
      <w:tr>
        <w:trPr>
          <w:trHeight w:val="574" w:hRule="exact"/>
        </w:trPr>
        <w:tc>
          <w:tcPr>
            <w:shd w:val="clear" w:color="auto" w:fill="auto"/>
            <w:tcBorders>
              <w:top w:val="single" w:color="auto" w:sz="4" w:space="0"/>
              <w:left w:val="single" w:color="auto" w:sz="4" w:space="0"/>
            </w:tcBorders>
            <w:tcW w:w="617" w:type="dxa"/>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op w:val="single" w:color="auto" w:sz="4" w:space="0"/>
              <w:left w:val="single" w:color="auto" w:sz="4" w:space="0"/>
            </w:tcBorders>
            <w:tcW w:w="1520" w:type="dxa"/>
            <w:vAlign w:val="center"/>
            <w:textDirection w:val="lrTb"/>
            <w:noWrap w:val="false"/>
          </w:tcPr>
          <w:p>
            <w:pPr>
              <w:pStyle w:val="1057"/>
              <w:pBdr/>
              <w:spacing/>
              <w:ind/>
              <w:jc w:val="center"/>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项目细分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9471" w:type="dxa"/>
            <w:vAlign w:val="center"/>
            <w:textDirection w:val="lrTb"/>
            <w:noWrap w:val="false"/>
          </w:tcPr>
          <w:p>
            <w:pPr>
              <w:pStyle w:val="1057"/>
              <w:pBdr/>
              <w:spacing w:line="240" w:lineRule="auto"/>
              <w:ind/>
              <w:jc w:val="center"/>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项目详细服务内容</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630" w:type="dxa"/>
            <w:vAlign w:val="center"/>
            <w:textDirection w:val="lrTb"/>
            <w:noWrap w:val="false"/>
          </w:tcPr>
          <w:p>
            <w:pPr>
              <w:pStyle w:val="1057"/>
              <w:pBdr/>
              <w:spacing/>
              <w:ind/>
              <w:jc w:val="center"/>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增选数</w:t>
            </w:r>
            <w:r>
              <w:rPr>
                <w:rStyle w:val="1056"/>
                <w:rFonts w:asciiTheme="minorEastAsia" w:hAnsiTheme="minorEastAsia" w:eastAsiaTheme="minorEastAsia"/>
                <w:sz w:val="24"/>
                <w:szCs w:val="24"/>
                <w:lang w:val="en-US" w:eastAsia="en-US" w:bidi="en-US"/>
              </w:rPr>
              <w:t xml:space="preserve">量</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235" w:hRule="exact"/>
        </w:trPr>
        <w:tc>
          <w:tcPr>
            <w:shd w:val="clear" w:color="auto" w:fill="auto"/>
            <w:tcBorders>
              <w:top w:val="single" w:color="auto" w:sz="4" w:space="0"/>
              <w:left w:val="single" w:color="auto" w:sz="4" w:space="0"/>
            </w:tcBorders>
            <w:tcW w:w="617" w:type="dxa"/>
            <w:vAlign w:val="center"/>
            <w:vMerge w:val="restart"/>
            <w:textDirection w:val="lrTb"/>
            <w:noWrap w:val="false"/>
          </w:tcPr>
          <w:p>
            <w:pPr>
              <w:pStyle w:val="1057"/>
              <w:pBdr/>
              <w:spacing/>
              <w:ind/>
              <w:rPr>
                <w:rFonts w:asciiTheme="minorEastAsia" w:hAnsiTheme="minorEastAsia" w:eastAsiaTheme="minorEastAsia"/>
                <w:sz w:val="24"/>
                <w:szCs w:val="24"/>
              </w:rPr>
            </w:pPr>
            <w:r>
              <w:rPr>
                <w:rStyle w:val="1056"/>
                <w:rFonts w:cs="Arial" w:asciiTheme="minorEastAsia" w:hAnsiTheme="minorEastAsia" w:eastAsiaTheme="minorEastAsia"/>
                <w:b/>
                <w:bCs/>
                <w:sz w:val="24"/>
                <w:szCs w:val="24"/>
                <w:lang w:val="en-US" w:eastAsia="en-US" w:bidi="en-US"/>
              </w:rPr>
              <w:t xml:space="preserve">9.1</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520" w:type="dxa"/>
            <w:vAlign w:val="center"/>
            <w:vMerge w:val="restart"/>
            <w:textDirection w:val="lrTb"/>
            <w:noWrap w:val="false"/>
          </w:tcPr>
          <w:p>
            <w:pPr>
              <w:pStyle w:val="1057"/>
              <w:pBdr/>
              <w:spacing/>
              <w:ind/>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增加拍照眼努</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9471" w:type="dxa"/>
            <w:vAlign w:val="center"/>
            <w:textDirection w:val="lrTb"/>
            <w:noWrap w:val="false"/>
          </w:tcPr>
          <w:p>
            <w:pPr>
              <w:pStyle w:val="1057"/>
              <w:pBdr/>
              <w:spacing/>
              <w:ind/>
              <w:rPr>
                <w:rFonts w:asciiTheme="minorEastAsia" w:hAnsiTheme="minorEastAsia" w:eastAsiaTheme="minorEastAsia"/>
                <w:sz w:val="24"/>
                <w:szCs w:val="24"/>
              </w:rPr>
            </w:pPr>
            <w:r>
              <w:rPr>
                <w:rFonts w:hint="eastAsia" w:cs="Arial" w:asciiTheme="minorEastAsia" w:hAnsiTheme="minorEastAsia" w:eastAsiaTheme="minorEastAsia"/>
                <w:sz w:val="24"/>
                <w:szCs w:val="24"/>
                <w:lang w:val="en-US" w:bidi="ar-SA"/>
              </w:rPr>
              <w:t xml:space="preserve"> </w:t>
            </w:r>
            <w:r>
              <w:rPr>
                <w:rFonts w:cs="Arial" w:asciiTheme="minorEastAsia" w:hAnsiTheme="minorEastAsia" w:eastAsiaTheme="minorEastAsia"/>
                <w:sz w:val="24"/>
                <w:szCs w:val="24"/>
                <w:lang w:val="en-US" w:bidi="ar-SA"/>
              </w:rPr>
              <w:t xml:space="preserve">   送到公司摄影棚拍摄，按100元／个单品收费，每个产品拍量15张以内不同角度图片，进行裁前尺寸、调整明暗等处理：</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630" w:type="dxa"/>
            <w:vAlign w:val="center"/>
            <w:vMerge w:val="restart"/>
            <w:textDirection w:val="lrTb"/>
            <w:noWrap w:val="false"/>
          </w:tcPr>
          <w:p>
            <w:pPr>
              <w:pStyle w:val="1057"/>
              <w:pBdr/>
              <w:tabs>
                <w:tab w:val="left" w:leader="none" w:pos="1140"/>
              </w:tabs>
              <w:spacing w:after="140"/>
              <w:ind w:firstLine="140"/>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w:t>
            </w:r>
            <w:r>
              <w:rPr>
                <w:rStyle w:val="1056"/>
                <w:rFonts w:asciiTheme="minorEastAsia" w:hAnsiTheme="minorEastAsia" w:eastAsiaTheme="minorEastAsia"/>
                <w:sz w:val="24"/>
                <w:szCs w:val="24"/>
              </w:rPr>
              <w:tab/>
            </w:r>
            <w:r>
              <w:rPr>
                <w:rStyle w:val="1056"/>
                <w:rFonts w:asciiTheme="minorEastAsia" w:hAnsiTheme="minorEastAsia" w:eastAsiaTheme="minorEastAsia"/>
                <w:sz w:val="24"/>
                <w:szCs w:val="24"/>
              </w:rPr>
              <w:t xml:space="preserve">个</w:t>
            </w:r>
            <w:r>
              <w:rPr>
                <w:rFonts w:asciiTheme="minorEastAsia" w:hAnsiTheme="minorEastAsia" w:eastAsiaTheme="minorEastAsia"/>
                <w:sz w:val="24"/>
                <w:szCs w:val="24"/>
              </w:rPr>
            </w:r>
            <w:r>
              <w:rPr>
                <w:rFonts w:asciiTheme="minorEastAsia" w:hAnsiTheme="minorEastAsia" w:eastAsiaTheme="minorEastAsia"/>
                <w:sz w:val="24"/>
                <w:szCs w:val="24"/>
              </w:rPr>
            </w:r>
          </w:p>
          <w:p>
            <w:pPr>
              <w:pStyle w:val="1057"/>
              <w:pBdr/>
              <w:spacing/>
              <w:ind/>
              <w:jc w:val="center"/>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口上门</w:t>
            </w:r>
            <w:r>
              <w:rPr>
                <w:rStyle w:val="1056"/>
                <w:rFonts w:hint="eastAsia" w:asciiTheme="minorEastAsia" w:hAnsiTheme="minorEastAsia" w:eastAsiaTheme="minorEastAsia"/>
                <w:sz w:val="24"/>
                <w:szCs w:val="24"/>
              </w:rPr>
              <w:t xml:space="preserve">/</w:t>
            </w:r>
            <w:r>
              <w:rPr>
                <w:rStyle w:val="1056"/>
                <w:rFonts w:asciiTheme="minorEastAsia" w:hAnsiTheme="minorEastAsia" w:eastAsiaTheme="minorEastAsia"/>
                <w:sz w:val="24"/>
                <w:szCs w:val="24"/>
              </w:rPr>
              <w:t xml:space="preserve">口送拍</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196" w:hRule="exact"/>
        </w:trPr>
        <w:tc>
          <w:tcPr>
            <w:shd w:val="clear" w:color="auto" w:fill="auto"/>
            <w:tcBorders>
              <w:left w:val="single" w:color="auto" w:sz="4" w:space="0"/>
            </w:tcBorders>
            <w:tcW w:w="617" w:type="dxa"/>
            <w:vAlign w:val="center"/>
            <w:vMerge w:val="continue"/>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left w:val="single" w:color="auto" w:sz="4" w:space="0"/>
            </w:tcBorders>
            <w:tcW w:w="1520" w:type="dxa"/>
            <w:vAlign w:val="center"/>
            <w:vMerge w:val="continue"/>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c>
          <w:tcPr>
            <w:shd w:val="clear" w:color="auto" w:fill="auto"/>
            <w:tcBorders>
              <w:top w:val="single" w:color="auto" w:sz="4" w:space="0"/>
              <w:left w:val="single" w:color="auto" w:sz="4" w:space="0"/>
            </w:tcBorders>
            <w:tcW w:w="9471" w:type="dxa"/>
            <w:vAlign w:val="center"/>
            <w:textDirection w:val="lrTb"/>
            <w:noWrap w:val="false"/>
          </w:tcPr>
          <w:p>
            <w:pPr>
              <w:keepNext w:val="true"/>
              <w:pBdr/>
              <w:spacing w:line="300" w:lineRule="auto"/>
              <w:ind w:firstLine="480"/>
              <w:rPr>
                <w:rFonts w:cs="Arial" w:asciiTheme="minorEastAsia" w:hAnsiTheme="minorEastAsia"/>
                <w:sz w:val="24"/>
              </w:rPr>
            </w:pPr>
            <w:r>
              <w:rPr>
                <w:rFonts w:cs="Arial" w:asciiTheme="minorEastAsia" w:hAnsiTheme="minorEastAsia"/>
                <w:sz w:val="24"/>
              </w:rPr>
              <w:t xml:space="preserve">上门／送拍 市／县区上门普通拍摄，按150元／个单品收费，每个产品拍描15张以内不同角度图片，进行裁剪尺寸、调整明暗等处理；</w:t>
            </w:r>
            <w:r>
              <w:rPr>
                <w:rFonts w:cs="Arial" w:asciiTheme="minorEastAsia" w:hAnsiTheme="minorEastAsia"/>
                <w:sz w:val="24"/>
              </w:rPr>
            </w:r>
            <w:r>
              <w:rPr>
                <w:rFonts w:cs="Arial" w:asciiTheme="minorEastAsia" w:hAnsiTheme="minorEastAsia"/>
                <w:sz w:val="24"/>
              </w:rPr>
            </w:r>
          </w:p>
          <w:p>
            <w:pPr>
              <w:pStyle w:val="1057"/>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c>
          <w:tcPr>
            <w:shd w:val="clear" w:color="auto" w:fill="auto"/>
            <w:tcBorders>
              <w:left w:val="single" w:color="auto" w:sz="4" w:space="0"/>
              <w:right w:val="single" w:color="auto" w:sz="4" w:space="0"/>
            </w:tcBorders>
            <w:tcW w:w="1630" w:type="dxa"/>
            <w:vAlign w:val="center"/>
            <w:vMerge w:val="continue"/>
            <w:textDirection w:val="lrTb"/>
            <w:noWrap w:val="false"/>
          </w:tcPr>
          <w:p>
            <w:pPr>
              <w:pBdr/>
              <w:spacing w:line="360"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c>
      </w:tr>
      <w:tr>
        <w:trPr>
          <w:trHeight w:val="1135" w:hRule="exact"/>
        </w:trPr>
        <w:tc>
          <w:tcPr>
            <w:shd w:val="clear" w:color="auto" w:fill="auto"/>
            <w:tcBorders>
              <w:top w:val="single" w:color="auto" w:sz="4" w:space="0"/>
              <w:left w:val="single" w:color="auto" w:sz="4" w:space="0"/>
            </w:tcBorders>
            <w:tcW w:w="617"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cs="Arial" w:asciiTheme="minorEastAsia" w:hAnsiTheme="minorEastAsia" w:eastAsiaTheme="minorEastAsia"/>
                <w:b/>
                <w:bCs/>
                <w:sz w:val="24"/>
                <w:szCs w:val="24"/>
                <w:lang w:val="en-US" w:eastAsia="en-US" w:bidi="en-US"/>
              </w:rPr>
              <w:t xml:space="preserve">9.2</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520"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增加定制详情</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9471" w:type="dxa"/>
            <w:vAlign w:val="center"/>
            <w:textDirection w:val="lrTb"/>
            <w:noWrap w:val="false"/>
          </w:tcPr>
          <w:p>
            <w:pPr>
              <w:keepNext w:val="true"/>
              <w:pBdr/>
              <w:spacing w:line="300" w:lineRule="auto"/>
              <w:ind w:firstLine="480"/>
              <w:rPr>
                <w:rFonts w:cs="Arial" w:asciiTheme="minorEastAsia" w:hAnsiTheme="minorEastAsia"/>
                <w:sz w:val="24"/>
              </w:rPr>
            </w:pPr>
            <w:r>
              <w:rPr>
                <w:rFonts w:cs="Arial" w:asciiTheme="minorEastAsia" w:hAnsiTheme="minorEastAsia"/>
                <w:sz w:val="24"/>
              </w:rPr>
              <w:t xml:space="preserve">增加定制详情设计，每款设计260元设计定制费用；</w:t>
            </w:r>
            <w:r>
              <w:rPr>
                <w:rFonts w:cs="Arial" w:asciiTheme="minorEastAsia" w:hAnsiTheme="minorEastAsia"/>
                <w:sz w:val="24"/>
              </w:rPr>
            </w:r>
            <w:r>
              <w:rPr>
                <w:rFonts w:cs="Arial" w:asciiTheme="minorEastAsia" w:hAnsiTheme="minorEastAsia"/>
                <w:sz w:val="24"/>
              </w:rPr>
            </w:r>
          </w:p>
        </w:tc>
        <w:tc>
          <w:tcPr>
            <w:shd w:val="clear" w:color="auto" w:fill="auto"/>
            <w:tcBorders>
              <w:top w:val="single" w:color="auto" w:sz="4" w:space="0"/>
              <w:left w:val="single" w:color="auto" w:sz="4" w:space="0"/>
              <w:right w:val="single" w:color="auto" w:sz="4" w:space="0"/>
            </w:tcBorders>
            <w:tcW w:w="1630" w:type="dxa"/>
            <w:vAlign w:val="center"/>
            <w:textDirection w:val="lrTb"/>
            <w:noWrap w:val="false"/>
          </w:tcPr>
          <w:p>
            <w:pPr>
              <w:pStyle w:val="1057"/>
              <w:pBdr/>
              <w:tabs>
                <w:tab w:val="left" w:leader="none" w:pos="1140"/>
              </w:tabs>
              <w:spacing/>
              <w:ind w:firstLine="140"/>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w:t>
            </w:r>
            <w:r>
              <w:rPr>
                <w:rStyle w:val="1056"/>
                <w:rFonts w:asciiTheme="minorEastAsia" w:hAnsiTheme="minorEastAsia" w:eastAsiaTheme="minorEastAsia"/>
                <w:sz w:val="24"/>
                <w:szCs w:val="24"/>
              </w:rPr>
              <w:tab/>
            </w:r>
            <w:r>
              <w:rPr>
                <w:rStyle w:val="1056"/>
                <w:rFonts w:asciiTheme="minorEastAsia" w:hAnsiTheme="minorEastAsia" w:eastAsiaTheme="minorEastAsia"/>
                <w:sz w:val="24"/>
                <w:szCs w:val="24"/>
              </w:rPr>
              <w:t xml:space="preserve">个</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135" w:hRule="exact"/>
        </w:trPr>
        <w:tc>
          <w:tcPr>
            <w:shd w:val="clear" w:color="auto" w:fill="auto"/>
            <w:tcBorders>
              <w:top w:val="single" w:color="auto" w:sz="4" w:space="0"/>
              <w:left w:val="single" w:color="auto" w:sz="4" w:space="0"/>
            </w:tcBorders>
            <w:tcW w:w="617"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cs="Arial" w:asciiTheme="minorEastAsia" w:hAnsiTheme="minorEastAsia" w:eastAsiaTheme="minorEastAsia"/>
                <w:b/>
                <w:bCs/>
                <w:sz w:val="24"/>
                <w:szCs w:val="24"/>
                <w:lang w:val="en-US" w:eastAsia="en-US" w:bidi="en-US"/>
              </w:rPr>
              <w:t xml:space="preserve">9.3</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520"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增加独立域名</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9471"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购买独立域名，解析绑定阿里并备案，200元／个英文域名一年的费用；选择</w:t>
            </w:r>
            <w:r>
              <w:rPr>
                <w:rFonts w:cs="Arial" w:asciiTheme="minorEastAsia" w:hAnsiTheme="minorEastAsia"/>
                <w:sz w:val="24"/>
              </w:rPr>
            </w:r>
            <w:r>
              <w:rPr>
                <w:rFonts w:cs="Arial" w:asciiTheme="minorEastAsia" w:hAnsiTheme="minorEastAsia"/>
                <w:sz w:val="24"/>
              </w:rPr>
            </w:r>
          </w:p>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绑定阿里旺铺／官网</w:t>
            </w:r>
            <w:r>
              <w:rPr>
                <w:rFonts w:cs="Arial" w:asciiTheme="minorEastAsia" w:hAnsiTheme="minorEastAsia"/>
                <w:sz w:val="24"/>
              </w:rPr>
            </w:r>
            <w:r>
              <w:rPr>
                <w:rFonts w:cs="Arial" w:asciiTheme="minorEastAsia" w:hAnsiTheme="minorEastAsia"/>
                <w:sz w:val="24"/>
              </w:rPr>
            </w:r>
          </w:p>
          <w:p>
            <w:pPr>
              <w:pStyle w:val="1057"/>
              <w:pBdr/>
              <w:tabs>
                <w:tab w:val="left" w:leader="none" w:pos="6060"/>
              </w:tabs>
              <w:spacing/>
              <w:ind/>
              <w:rPr>
                <w:rFonts w:asciiTheme="minorEastAsia" w:hAnsiTheme="minorEastAsia" w:eastAsiaTheme="minorEastAsia"/>
                <w:sz w:val="24"/>
                <w:szCs w:val="24"/>
              </w:rPr>
            </w:pPr>
            <w:r>
              <w:rPr>
                <w:rFonts w:asciiTheme="minorEastAsia" w:hAnsiTheme="minorEastAsia" w:eastAsiaTheme="minorEastAsia"/>
                <w:sz w:val="24"/>
                <w:szCs w:val="24"/>
              </w:rPr>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right w:val="single" w:color="auto" w:sz="4" w:space="0"/>
            </w:tcBorders>
            <w:tcW w:w="1630" w:type="dxa"/>
            <w:vAlign w:val="center"/>
            <w:textDirection w:val="lrTb"/>
            <w:noWrap w:val="false"/>
          </w:tcPr>
          <w:p>
            <w:pPr>
              <w:pStyle w:val="1057"/>
              <w:pBdr/>
              <w:tabs>
                <w:tab w:val="left" w:leader="none" w:pos="926"/>
              </w:tabs>
              <w:spacing/>
              <w:ind w:firstLine="140"/>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w:t>
            </w:r>
            <w:r>
              <w:rPr>
                <w:rStyle w:val="1056"/>
                <w:rFonts w:hint="eastAsia" w:asciiTheme="minorEastAsia" w:hAnsiTheme="minorEastAsia" w:eastAsiaTheme="minorEastAsia"/>
                <w:sz w:val="24"/>
                <w:szCs w:val="24"/>
              </w:rPr>
              <w:t xml:space="preserve"> </w:t>
            </w:r>
            <w:r>
              <w:rPr>
                <w:rStyle w:val="1056"/>
                <w:rFonts w:asciiTheme="minorEastAsia" w:hAnsiTheme="minorEastAsia" w:eastAsiaTheme="minorEastAsia"/>
                <w:sz w:val="24"/>
                <w:szCs w:val="24"/>
              </w:rPr>
              <w:t xml:space="preserve">     个</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1135" w:hRule="exact"/>
        </w:trPr>
        <w:tc>
          <w:tcPr>
            <w:shd w:val="clear" w:color="auto" w:fill="auto"/>
            <w:tcBorders>
              <w:top w:val="single" w:color="auto" w:sz="4" w:space="0"/>
              <w:left w:val="single" w:color="auto" w:sz="4" w:space="0"/>
            </w:tcBorders>
            <w:tcW w:w="617"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cs="Arial" w:asciiTheme="minorEastAsia" w:hAnsiTheme="minorEastAsia" w:eastAsiaTheme="minorEastAsia"/>
                <w:b/>
                <w:bCs/>
                <w:sz w:val="24"/>
                <w:szCs w:val="24"/>
                <w:lang w:val="en-US" w:eastAsia="en-US" w:bidi="en-US"/>
              </w:rPr>
              <w:t xml:space="preserve">9.4</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1520" w:type="dxa"/>
            <w:vAlign w:val="center"/>
            <w:textDirection w:val="lrTb"/>
            <w:noWrap w:val="false"/>
          </w:tcPr>
          <w:p>
            <w:pPr>
              <w:pStyle w:val="1057"/>
              <w:pBdr/>
              <w:spacing/>
              <w:ind/>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增加产品发布</w:t>
            </w:r>
            <w:r>
              <w:rPr>
                <w:rFonts w:asciiTheme="minorEastAsia" w:hAnsiTheme="minorEastAsia" w:eastAsiaTheme="minorEastAsia"/>
                <w:sz w:val="24"/>
                <w:szCs w:val="24"/>
              </w:rPr>
            </w:r>
            <w:r>
              <w:rPr>
                <w:rFonts w:asciiTheme="minorEastAsia" w:hAnsiTheme="minorEastAsia" w:eastAsiaTheme="minorEastAsia"/>
                <w:sz w:val="24"/>
                <w:szCs w:val="24"/>
              </w:rPr>
            </w:r>
          </w:p>
        </w:tc>
        <w:tc>
          <w:tcPr>
            <w:shd w:val="clear" w:color="auto" w:fill="auto"/>
            <w:tcBorders>
              <w:top w:val="single" w:color="auto" w:sz="4" w:space="0"/>
              <w:left w:val="single" w:color="auto" w:sz="4" w:space="0"/>
            </w:tcBorders>
            <w:tcW w:w="9471" w:type="dxa"/>
            <w:vAlign w:val="center"/>
            <w:textDirection w:val="lrTb"/>
            <w:noWrap w:val="false"/>
          </w:tcPr>
          <w:p>
            <w:pPr>
              <w:keepNext w:val="true"/>
              <w:widowControl w:val="true"/>
              <w:pBdr/>
              <w:spacing w:line="300" w:lineRule="auto"/>
              <w:ind w:firstLine="480"/>
              <w:jc w:val="left"/>
              <w:rPr>
                <w:rFonts w:cs="Arial" w:asciiTheme="minorEastAsia" w:hAnsiTheme="minorEastAsia"/>
                <w:sz w:val="24"/>
              </w:rPr>
            </w:pPr>
            <w:r>
              <w:rPr>
                <w:rFonts w:cs="Arial" w:asciiTheme="minorEastAsia" w:hAnsiTheme="minorEastAsia"/>
                <w:sz w:val="24"/>
              </w:rPr>
              <w:t xml:space="preserve">如本服务合同内的产品数量无法满足需求，可增加产品发布数量，使用通饭详情，20元每款产品发布费用：</w:t>
            </w:r>
            <w:r>
              <w:rPr>
                <w:rFonts w:cs="Arial" w:asciiTheme="minorEastAsia" w:hAnsiTheme="minorEastAsia"/>
                <w:sz w:val="24"/>
              </w:rPr>
            </w:r>
            <w:r>
              <w:rPr>
                <w:rFonts w:cs="Arial" w:asciiTheme="minorEastAsia" w:hAnsiTheme="minorEastAsia"/>
                <w:sz w:val="24"/>
              </w:rPr>
            </w:r>
          </w:p>
          <w:p>
            <w:pPr>
              <w:pStyle w:val="1057"/>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c>
          <w:tcPr>
            <w:shd w:val="clear" w:color="auto" w:fill="auto"/>
            <w:tcBorders>
              <w:top w:val="single" w:color="auto" w:sz="4" w:space="0"/>
              <w:left w:val="single" w:color="auto" w:sz="4" w:space="0"/>
              <w:right w:val="single" w:color="auto" w:sz="4" w:space="0"/>
            </w:tcBorders>
            <w:tcW w:w="1630" w:type="dxa"/>
            <w:vAlign w:val="center"/>
            <w:textDirection w:val="lrTb"/>
            <w:noWrap w:val="false"/>
          </w:tcPr>
          <w:p>
            <w:pPr>
              <w:pStyle w:val="1057"/>
              <w:pBdr/>
              <w:tabs>
                <w:tab w:val="left" w:leader="none" w:pos="1140"/>
              </w:tabs>
              <w:spacing/>
              <w:ind w:firstLine="140"/>
              <w:rPr>
                <w:rFonts w:asciiTheme="minorEastAsia" w:hAnsiTheme="minorEastAsia" w:eastAsiaTheme="minorEastAsia"/>
                <w:sz w:val="24"/>
                <w:szCs w:val="24"/>
              </w:rPr>
            </w:pPr>
            <w:r>
              <w:rPr>
                <w:rStyle w:val="1056"/>
                <w:rFonts w:asciiTheme="minorEastAsia" w:hAnsiTheme="minorEastAsia" w:eastAsiaTheme="minorEastAsia"/>
                <w:sz w:val="24"/>
                <w:szCs w:val="24"/>
              </w:rPr>
              <w:t xml:space="preserve">增加</w:t>
            </w:r>
            <w:r>
              <w:rPr>
                <w:rStyle w:val="1056"/>
                <w:rFonts w:asciiTheme="minorEastAsia" w:hAnsiTheme="minorEastAsia" w:eastAsiaTheme="minorEastAsia"/>
                <w:sz w:val="24"/>
                <w:szCs w:val="24"/>
              </w:rPr>
              <w:tab/>
            </w:r>
            <w:r>
              <w:rPr>
                <w:rStyle w:val="1056"/>
                <w:rFonts w:asciiTheme="minorEastAsia" w:hAnsiTheme="minorEastAsia" w:eastAsiaTheme="minorEastAsia"/>
                <w:sz w:val="24"/>
                <w:szCs w:val="24"/>
              </w:rPr>
              <w:t xml:space="preserve">个</w:t>
            </w:r>
            <w:r>
              <w:rPr>
                <w:rFonts w:asciiTheme="minorEastAsia" w:hAnsiTheme="minorEastAsia" w:eastAsiaTheme="minorEastAsia"/>
                <w:sz w:val="24"/>
                <w:szCs w:val="24"/>
              </w:rPr>
            </w:r>
            <w:r>
              <w:rPr>
                <w:rFonts w:asciiTheme="minorEastAsia" w:hAnsiTheme="minorEastAsia" w:eastAsiaTheme="minorEastAsia"/>
                <w:sz w:val="24"/>
                <w:szCs w:val="24"/>
              </w:rPr>
            </w:r>
          </w:p>
        </w:tc>
      </w:tr>
      <w:tr>
        <w:trPr>
          <w:trHeight w:val="2614" w:hRule="exact"/>
        </w:trPr>
        <w:tc>
          <w:tcPr>
            <w:gridSpan w:val="4"/>
            <w:shd w:val="clear" w:color="auto" w:fill="auto"/>
            <w:tcBorders>
              <w:top w:val="single" w:color="auto" w:sz="4" w:space="0"/>
              <w:left w:val="single" w:color="auto" w:sz="4" w:space="0"/>
              <w:bottom w:val="single" w:color="auto" w:sz="4" w:space="0"/>
              <w:right w:val="single" w:color="auto" w:sz="4" w:space="0"/>
            </w:tcBorders>
            <w:tcW w:w="13238" w:type="dxa"/>
            <w:vAlign w:val="center"/>
            <w:textDirection w:val="lrTb"/>
            <w:noWrap w:val="false"/>
          </w:tcPr>
          <w:p>
            <w:pPr>
              <w:keepNext w:val="true"/>
              <w:widowControl w:val="true"/>
              <w:pBdr/>
              <w:spacing/>
              <w:ind/>
              <w:jc w:val="left"/>
              <w:rPr>
                <w:rFonts w:ascii="Arial" w:hAnsi="Arial" w:eastAsia="宋体" w:cs="Arial"/>
                <w:sz w:val="20"/>
                <w:szCs w:val="20"/>
              </w:rPr>
            </w:pPr>
            <w:r>
              <w:rPr>
                <w:rFonts w:ascii="Arial" w:hAnsi="Arial" w:eastAsia="宋体" w:cs="Arial"/>
                <w:sz w:val="24"/>
              </w:rPr>
              <w:t xml:space="preserve">其它备注：（如有备注，需要在此处加盖双方公章）</w:t>
            </w:r>
            <w:r>
              <w:rPr>
                <w:rFonts w:ascii="Arial" w:hAnsi="Arial" w:eastAsia="宋体" w:cs="Arial"/>
                <w:sz w:val="20"/>
                <w:szCs w:val="20"/>
              </w:rPr>
            </w:r>
            <w:r>
              <w:rPr>
                <w:rFonts w:ascii="Arial" w:hAnsi="Arial" w:eastAsia="宋体" w:cs="Arial"/>
                <w:sz w:val="20"/>
                <w:szCs w:val="20"/>
              </w:rPr>
            </w:r>
          </w:p>
          <w:p>
            <w:pPr>
              <w:pStyle w:val="1057"/>
              <w:pBdr/>
              <w:spacing/>
              <w:ind/>
              <w:rPr>
                <w:rFonts w:asciiTheme="minorEastAsia" w:hAnsiTheme="minorEastAsia" w:eastAsiaTheme="minorEastAsia"/>
                <w:sz w:val="24"/>
                <w:szCs w:val="24"/>
                <w:lang w:val="en-US"/>
              </w:rPr>
            </w:pP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r>
              <w:rPr>
                <w:rFonts w:asciiTheme="minorEastAsia" w:hAnsiTheme="minorEastAsia" w:eastAsiaTheme="minorEastAsia"/>
                <w:sz w:val="24"/>
                <w:szCs w:val="24"/>
                <w:lang w:val="en-US"/>
              </w:rPr>
            </w:r>
          </w:p>
        </w:tc>
      </w:tr>
    </w:tbl>
    <w:p>
      <w:pPr>
        <w:pStyle w:val="1051"/>
        <w:pBdr/>
        <w:spacing w:line="360" w:lineRule="auto"/>
        <w:ind/>
        <w:rPr>
          <w:rFonts w:asciiTheme="minorEastAsia" w:hAnsiTheme="minorEastAsia" w:eastAsiaTheme="minorEastAsia"/>
          <w:sz w:val="32"/>
          <w:szCs w:val="32"/>
        </w:rPr>
      </w:pPr>
      <w:r>
        <w:rPr>
          <w:rFonts w:asciiTheme="minorEastAsia" w:hAnsiTheme="minorEastAsia" w:eastAsiaTheme="minorEastAsia"/>
          <w:sz w:val="32"/>
          <w:szCs w:val="32"/>
        </w:rPr>
      </w:r>
      <w:r>
        <w:rPr>
          <w:rFonts w:asciiTheme="minorEastAsia" w:hAnsiTheme="minorEastAsia" w:eastAsiaTheme="minorEastAsia"/>
          <w:sz w:val="32"/>
          <w:szCs w:val="32"/>
        </w:rPr>
      </w:r>
      <w:r>
        <w:rPr>
          <w:rFonts w:asciiTheme="minorEastAsia" w:hAnsiTheme="minorEastAsia" w:eastAsiaTheme="minorEastAsia"/>
          <w:sz w:val="32"/>
          <w:szCs w:val="32"/>
        </w:rPr>
      </w:r>
    </w:p>
    <w:p>
      <w:pPr>
        <w:pBdr/>
        <w:spacing w:after="360"/>
        <w:ind/>
        <w:jc w:val="left"/>
        <w:rPr>
          <w:rFonts w:cs="黑体" w:asciiTheme="minorEastAsia" w:hAnsiTheme="minorEastAsia"/>
          <w:b/>
          <w:bCs/>
          <w:color w:val="000000"/>
          <w:sz w:val="36"/>
          <w:szCs w:val="36"/>
          <w:lang w:val="zh-CN" w:bidi="zh-CN"/>
        </w:rPr>
      </w:pPr>
      <w:r>
        <w:rPr>
          <w:rFonts w:cs="黑体" w:asciiTheme="minorEastAsia" w:hAnsiTheme="minorEastAsia"/>
          <w:b/>
          <w:bCs/>
          <w:color w:val="000000"/>
          <w:sz w:val="36"/>
          <w:szCs w:val="36"/>
          <w:lang w:val="zh-CN" w:bidi="zh-CN"/>
        </w:rPr>
        <w:t xml:space="preserve">第三章收费标准及服务期限</w:t>
      </w:r>
      <w:r>
        <w:rPr>
          <w:rFonts w:cs="黑体" w:asciiTheme="minorEastAsia" w:hAnsiTheme="minorEastAsia"/>
          <w:b/>
          <w:bCs/>
          <w:color w:val="000000"/>
          <w:sz w:val="36"/>
          <w:szCs w:val="36"/>
          <w:lang w:val="zh-CN" w:bidi="zh-CN"/>
        </w:rPr>
      </w:r>
      <w:r>
        <w:rPr>
          <w:rFonts w:cs="黑体" w:asciiTheme="minorEastAsia" w:hAnsiTheme="minorEastAsia"/>
          <w:b/>
          <w:bCs/>
          <w:color w:val="000000"/>
          <w:sz w:val="36"/>
          <w:szCs w:val="36"/>
          <w:lang w:val="zh-CN" w:bidi="zh-CN"/>
        </w:rPr>
      </w:r>
    </w:p>
    <w:p>
      <w:pPr>
        <w:pBdr/>
        <w:spacing w:after="360"/>
        <w:ind/>
        <w:jc w:val="left"/>
        <w:rPr>
          <w:rFonts w:cs="微软雅黑" w:asciiTheme="minorEastAsia" w:hAnsiTheme="minorEastAsia"/>
          <w:sz w:val="24"/>
        </w:rPr>
      </w:pPr>
      <w:r>
        <w:rPr>
          <w:rFonts w:hint="eastAsia" w:cs="微软雅黑" w:asciiTheme="minorEastAsia" w:hAnsiTheme="minorEastAsia"/>
          <w:sz w:val="24"/>
        </w:rPr>
        <w:t xml:space="preserve">3</w:t>
      </w:r>
      <w:r>
        <w:rPr>
          <w:rFonts w:cs="微软雅黑" w:asciiTheme="minorEastAsia" w:hAnsiTheme="minorEastAsia"/>
          <w:sz w:val="24"/>
        </w:rPr>
        <w:t xml:space="preserve">.1收费标准</w:t>
      </w:r>
      <w:r>
        <w:rPr>
          <w:rFonts w:cs="微软雅黑" w:asciiTheme="minorEastAsia" w:hAnsiTheme="minorEastAsia"/>
          <w:sz w:val="24"/>
        </w:rPr>
      </w:r>
      <w:r>
        <w:rPr>
          <w:rFonts w:cs="微软雅黑" w:asciiTheme="minorEastAsia" w:hAnsiTheme="minorEastAsia"/>
          <w:sz w:val="24"/>
        </w:rPr>
      </w:r>
    </w:p>
    <w:tbl>
      <w:tblPr>
        <w:tblStyle w:val="1043"/>
        <w:tblInd w:w="0" w:type="dxa"/>
        <w:tblW w:w="13236"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3309"/>
        <w:gridCol w:w="3309"/>
        <w:gridCol w:w="3309"/>
        <w:gridCol w:w="3309"/>
      </w:tblGrid>
      <w:tr>
        <w:trPr>
          <w:trHeight w:val="183"/>
        </w:trPr>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服务包</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服务期限</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收费</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提点比例</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r>
        <w:trPr>
          <w:trHeight w:val="183"/>
        </w:trPr>
        <w:tc>
          <w:tcPr>
            <w:tcBorders/>
            <w:tcW w:w="3309" w:type="dxa"/>
            <w:textDirection w:val="lrTb"/>
            <w:noWrap w:val="false"/>
          </w:tcPr>
          <w:p>
            <w:pPr>
              <w:pStyle w:val="1044"/>
              <w:numPr>
                <w:ilvl w:val="0"/>
                <w:numId w:val="1"/>
              </w:num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val="zh-CN" w:bidi="zh-CN"/>
              </w:rPr>
              <w:t xml:space="preserve">套餐</w:t>
            </w:r>
            <w:r>
              <w:rPr>
                <w:rFonts w:hint="eastAsia" w:cs="黑体" w:asciiTheme="minorEastAsia" w:hAnsiTheme="minorEastAsia"/>
                <w:color w:val="000000"/>
                <w:sz w:val="24"/>
                <w:lang w:val="zh-CN" w:bidi="zh-CN"/>
              </w:rPr>
              <w:t xml:space="preserve">一</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hint="eastAsia" w:cs="黑体" w:asciiTheme="minorEastAsia" w:hAnsiTheme="minorEastAsia"/>
                <w:color w:val="000000"/>
                <w:sz w:val="24"/>
                <w:lang w:val="zh-CN" w:bidi="zh-CN"/>
              </w:rPr>
              <w:t xml:space="preserve">1</w:t>
            </w:r>
            <w:r>
              <w:rPr>
                <w:rFonts w:cs="黑体" w:asciiTheme="minorEastAsia" w:hAnsiTheme="minorEastAsia"/>
                <w:color w:val="000000"/>
                <w:sz w:val="24"/>
                <w:lang w:val="zh-CN" w:bidi="zh-CN"/>
              </w:rPr>
              <w:t xml:space="preserve">2个月</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cs="黑体" w:asciiTheme="minorEastAsia" w:hAnsiTheme="minorEastAsia"/>
                <w:color w:val="000000"/>
                <w:sz w:val="24"/>
                <w:lang w:bidi="zh-CN"/>
              </w:rPr>
              <w:t xml:space="preserve">￥1</w:t>
            </w:r>
            <w:r>
              <w:rPr>
                <w:rFonts w:hint="eastAsia" w:cs="黑体" w:asciiTheme="minorEastAsia" w:hAnsiTheme="minorEastAsia"/>
                <w:color w:val="000000"/>
                <w:sz w:val="24"/>
                <w:lang w:val="en-US" w:bidi="zh-CN"/>
              </w:rPr>
              <w:t xml:space="preserve">9</w:t>
            </w:r>
            <w:r>
              <w:rPr>
                <w:rFonts w:cs="黑体" w:asciiTheme="minorEastAsia" w:hAnsiTheme="minorEastAsia"/>
                <w:color w:val="000000"/>
                <w:sz w:val="24"/>
                <w:lang w:bidi="zh-CN"/>
              </w:rPr>
              <w:t xml:space="preserve">，</w:t>
            </w:r>
            <w:r>
              <w:rPr>
                <w:rFonts w:hint="eastAsia" w:cs="黑体" w:asciiTheme="minorEastAsia" w:hAnsiTheme="minorEastAsia"/>
                <w:color w:val="000000"/>
                <w:sz w:val="24"/>
                <w:lang w:bidi="zh-CN"/>
              </w:rPr>
              <w:t xml:space="preserve">8</w:t>
            </w:r>
            <w:r>
              <w:rPr>
                <w:rFonts w:cs="黑体" w:asciiTheme="minorEastAsia" w:hAnsiTheme="minorEastAsia"/>
                <w:color w:val="000000"/>
                <w:sz w:val="24"/>
                <w:lang w:bidi="zh-CN"/>
              </w:rPr>
              <w:t xml:space="preserve">00</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c>
          <w:tcPr>
            <w:tcBorders/>
            <w:tcW w:w="3309" w:type="dxa"/>
            <w:textDirection w:val="lrTb"/>
            <w:noWrap w:val="false"/>
          </w:tcPr>
          <w:p>
            <w:pPr>
              <w:pBdr/>
              <w:spacing w:after="360" w:line="720" w:lineRule="auto"/>
              <w:ind/>
              <w:jc w:val="center"/>
              <w:rPr>
                <w:rFonts w:cs="黑体" w:asciiTheme="minorEastAsia" w:hAnsiTheme="minorEastAsia"/>
                <w:color w:val="000000"/>
                <w:sz w:val="24"/>
                <w:lang w:val="zh-CN" w:bidi="zh-CN"/>
              </w:rPr>
            </w:pPr>
            <w:r>
              <w:rPr>
                <w:rFonts w:hint="eastAsia" w:cs="黑体" w:asciiTheme="minorEastAsia" w:hAnsiTheme="minorEastAsia"/>
                <w:color w:val="000000"/>
                <w:sz w:val="24"/>
                <w:lang w:val="en-US" w:bidi="zh-CN"/>
              </w:rPr>
              <w:t xml:space="preserve">1</w:t>
            </w:r>
            <w:r>
              <w:rPr>
                <w:rFonts w:cs="黑体" w:asciiTheme="minorEastAsia" w:hAnsiTheme="minorEastAsia"/>
                <w:color w:val="000000"/>
                <w:sz w:val="24"/>
                <w:lang w:val="zh-CN" w:bidi="zh-CN"/>
              </w:rPr>
              <w:t xml:space="preserve">%</w:t>
            </w:r>
            <w:r>
              <w:rPr>
                <w:rFonts w:cs="黑体" w:asciiTheme="minorEastAsia" w:hAnsiTheme="minorEastAsia"/>
                <w:color w:val="000000"/>
                <w:sz w:val="24"/>
                <w:lang w:val="zh-CN" w:bidi="zh-CN"/>
              </w:rPr>
            </w:r>
            <w:r>
              <w:rPr>
                <w:rFonts w:cs="黑体" w:asciiTheme="minorEastAsia" w:hAnsiTheme="minorEastAsia"/>
                <w:color w:val="000000"/>
                <w:sz w:val="24"/>
                <w:lang w:val="zh-CN" w:bidi="zh-CN"/>
              </w:rPr>
            </w:r>
          </w:p>
        </w:tc>
      </w:tr>
    </w:tbl>
    <w:p>
      <w:pPr>
        <w:pBdr/>
        <w:tabs>
          <w:tab w:val="left" w:leader="none" w:pos="1220"/>
        </w:tabs>
        <w:spacing w:line="0" w:lineRule="atLeast"/>
        <w:ind/>
        <w:rPr>
          <w:rFonts w:ascii="宋体" w:hAnsi="宋体" w:eastAsia="宋体"/>
          <w:sz w:val="36"/>
          <w:szCs w:val="36"/>
        </w:rPr>
      </w:pPr>
      <w:r>
        <w:rPr>
          <w:rFonts w:ascii="宋体" w:hAnsi="宋体" w:eastAsia="宋体"/>
          <w:sz w:val="36"/>
          <w:szCs w:val="36"/>
        </w:rPr>
      </w:r>
      <w:r>
        <w:rPr>
          <w:rFonts w:ascii="宋体" w:hAnsi="宋体" w:eastAsia="宋体"/>
          <w:sz w:val="36"/>
          <w:szCs w:val="36"/>
        </w:rPr>
      </w:r>
      <w:r>
        <w:rPr>
          <w:rFonts w:ascii="宋体" w:hAnsi="宋体" w:eastAsia="宋体"/>
          <w:sz w:val="36"/>
          <w:szCs w:val="36"/>
        </w:rPr>
      </w:r>
    </w:p>
    <w:p>
      <w:pPr>
        <w:pBdr/>
        <w:tabs>
          <w:tab w:val="left" w:leader="none" w:pos="1220"/>
        </w:tabs>
        <w:spacing w:line="0" w:lineRule="atLeast"/>
        <w:ind/>
        <w:rPr>
          <w:rFonts w:cs="微软雅黑" w:asciiTheme="minorEastAsia" w:hAnsiTheme="minorEastAsia"/>
          <w:sz w:val="24"/>
        </w:rPr>
      </w:pPr>
      <w:r>
        <w:rPr>
          <w:rFonts w:hint="eastAsia" w:cs="微软雅黑" w:asciiTheme="minorEastAsia" w:hAnsiTheme="minorEastAsia"/>
          <w:sz w:val="24"/>
        </w:rPr>
        <w:t xml:space="preserve">3.</w:t>
      </w:r>
      <w:r>
        <w:rPr>
          <w:rFonts w:cs="微软雅黑" w:asciiTheme="minorEastAsia" w:hAnsiTheme="minorEastAsia"/>
          <w:sz w:val="24"/>
        </w:rPr>
        <w:t xml:space="preserve">2方须在本合同签订当日内一次性缴付全部款项，以保证本合同及甲乙合作关系的确立。</w:t>
      </w:r>
      <w:r>
        <w:rPr>
          <w:rFonts w:cs="微软雅黑" w:asciiTheme="minorEastAsia" w:hAnsiTheme="minorEastAsia"/>
          <w:sz w:val="24"/>
        </w:rPr>
      </w:r>
      <w:r>
        <w:rPr>
          <w:rFonts w:cs="微软雅黑" w:asciiTheme="minorEastAsia" w:hAnsiTheme="minorEastAsia"/>
          <w:sz w:val="24"/>
        </w:rPr>
      </w:r>
    </w:p>
    <w:p>
      <w:pPr>
        <w:pBdr/>
        <w:spacing w:line="120" w:lineRule="exact"/>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tabs>
          <w:tab w:val="left" w:leader="none" w:pos="1260"/>
        </w:tabs>
        <w:spacing w:line="0" w:lineRule="atLeast"/>
        <w:ind/>
        <w:rPr>
          <w:rFonts w:cs="微软雅黑" w:asciiTheme="minorEastAsia" w:hAnsiTheme="minorEastAsia"/>
          <w:sz w:val="24"/>
        </w:rPr>
      </w:pPr>
      <w:r>
        <w:rPr>
          <w:rFonts w:hint="eastAsia" w:cs="微软雅黑" w:asciiTheme="minorEastAsia" w:hAnsiTheme="minorEastAsia"/>
          <w:sz w:val="24"/>
        </w:rPr>
        <w:t xml:space="preserve">3.4</w:t>
      </w:r>
      <w:r>
        <w:rPr>
          <w:rFonts w:cs="微软雅黑" w:asciiTheme="minorEastAsia" w:hAnsiTheme="minorEastAsia"/>
          <w:sz w:val="24"/>
        </w:rPr>
        <w:t xml:space="preserve">本合同价款总计：</w:t>
      </w:r>
      <w:r>
        <w:rPr>
          <w:rFonts w:cs="微软雅黑" w:asciiTheme="minorEastAsia" w:hAnsiTheme="minorEastAsia"/>
          <w:sz w:val="24"/>
        </w:rPr>
      </w:r>
      <w:r>
        <w:rPr>
          <w:rFonts w:cs="微软雅黑" w:asciiTheme="minorEastAsia" w:hAnsiTheme="minorEastAsia"/>
          <w:sz w:val="24"/>
        </w:rPr>
      </w:r>
    </w:p>
    <w:p>
      <w:pPr>
        <w:pBdr/>
        <w:spacing w:line="120" w:lineRule="exact"/>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tabs>
          <w:tab w:val="left" w:leader="none" w:pos="2600"/>
          <w:tab w:val="left" w:leader="none" w:pos="3240"/>
          <w:tab w:val="left" w:leader="none" w:pos="3860"/>
          <w:tab w:val="left" w:leader="none" w:pos="4500"/>
          <w:tab w:val="left" w:leader="none" w:pos="5120"/>
          <w:tab w:val="left" w:leader="none" w:pos="5760"/>
          <w:tab w:val="left" w:leader="none" w:pos="6600"/>
          <w:tab w:val="left" w:leader="none" w:pos="9440"/>
        </w:tabs>
        <w:spacing w:line="0" w:lineRule="atLeast"/>
        <w:ind/>
        <w:rPr>
          <w:rFonts w:cs="微软雅黑" w:asciiTheme="minorEastAsia" w:hAnsiTheme="minorEastAsia"/>
          <w:sz w:val="24"/>
        </w:rPr>
      </w:pPr>
      <w:r>
        <w:rPr>
          <w:rFonts w:hint="eastAsia" w:cs="微软雅黑" w:asciiTheme="minorEastAsia" w:hAnsiTheme="minorEastAsia"/>
          <w:sz w:val="24"/>
        </w:rPr>
        <w:t xml:space="preserve">(</w:t>
      </w:r>
      <w:r>
        <w:rPr>
          <w:rFonts w:cs="微软雅黑" w:asciiTheme="minorEastAsia" w:hAnsiTheme="minorEastAsia"/>
          <w:sz w:val="24"/>
        </w:rPr>
        <w:t xml:space="preserve">人民币大写）：</w:t>
      </w:r>
      <w:r>
        <w:rPr>
          <w:rFonts w:hint="eastAsia" w:cs="微软雅黑" w:asciiTheme="minorEastAsia" w:hAnsiTheme="minorEastAsia"/>
          <w:sz w:val="24"/>
        </w:rPr>
        <w:t xml:space="preserve">___</w:t>
      </w:r>
      <w:r>
        <w:rPr>
          <w:rFonts w:cs="微软雅黑" w:asciiTheme="minorEastAsia" w:hAnsiTheme="minorEastAsia"/>
          <w:sz w:val="24"/>
        </w:rPr>
        <w:t xml:space="preserve">拾</w:t>
      </w:r>
      <w:r>
        <w:rPr>
          <w:rFonts w:hint="eastAsia" w:cs="微软雅黑" w:asciiTheme="minorEastAsia" w:hAnsiTheme="minorEastAsia"/>
          <w:sz w:val="24"/>
        </w:rPr>
        <w:t xml:space="preserve">___</w:t>
      </w:r>
      <w:r>
        <w:rPr>
          <w:rFonts w:cs="微软雅黑" w:asciiTheme="minorEastAsia" w:hAnsiTheme="minorEastAsia"/>
          <w:sz w:val="24"/>
        </w:rPr>
        <w:t xml:space="preserve">万</w:t>
      </w:r>
      <w:r>
        <w:rPr>
          <w:rFonts w:hint="eastAsia" w:cs="微软雅黑" w:asciiTheme="minorEastAsia" w:hAnsiTheme="minorEastAsia"/>
          <w:sz w:val="24"/>
        </w:rPr>
        <w:t xml:space="preserve">___</w:t>
      </w:r>
      <w:r>
        <w:rPr>
          <w:rFonts w:cs="微软雅黑" w:asciiTheme="minorEastAsia" w:hAnsiTheme="minorEastAsia"/>
          <w:sz w:val="24"/>
        </w:rPr>
        <w:t xml:space="preserve">仟</w:t>
      </w:r>
      <w:r>
        <w:rPr>
          <w:rFonts w:hint="eastAsia" w:cs="微软雅黑" w:asciiTheme="minorEastAsia" w:hAnsiTheme="minorEastAsia"/>
          <w:sz w:val="24"/>
        </w:rPr>
        <w:t xml:space="preserve">___</w:t>
      </w:r>
      <w:r>
        <w:rPr>
          <w:rFonts w:cs="微软雅黑" w:asciiTheme="minorEastAsia" w:hAnsiTheme="minorEastAsia"/>
          <w:sz w:val="24"/>
        </w:rPr>
        <w:t xml:space="preserve">佰</w:t>
      </w:r>
      <w:r>
        <w:rPr>
          <w:rFonts w:hint="eastAsia" w:cs="微软雅黑" w:asciiTheme="minorEastAsia" w:hAnsiTheme="minorEastAsia"/>
          <w:sz w:val="24"/>
        </w:rPr>
        <w:t xml:space="preserve">__</w:t>
      </w:r>
      <w:r>
        <w:rPr>
          <w:rFonts w:cs="微软雅黑" w:asciiTheme="minorEastAsia" w:hAnsiTheme="minorEastAsia"/>
          <w:sz w:val="24"/>
        </w:rPr>
        <w:t xml:space="preserve">拾</w:t>
      </w:r>
      <w:r>
        <w:rPr>
          <w:rFonts w:hint="eastAsia" w:cs="微软雅黑" w:asciiTheme="minorEastAsia" w:hAnsiTheme="minorEastAsia"/>
          <w:sz w:val="24"/>
        </w:rPr>
        <w:t xml:space="preserve">__</w:t>
      </w:r>
      <w:r>
        <w:rPr>
          <w:rFonts w:cs="微软雅黑" w:asciiTheme="minorEastAsia" w:hAnsiTheme="minorEastAsia"/>
          <w:sz w:val="24"/>
        </w:rPr>
        <w:t xml:space="preserve">元整（小写）：￥</w:t>
      </w:r>
      <w:r>
        <w:rPr>
          <w:rFonts w:hint="eastAsia" w:cs="微软雅黑" w:asciiTheme="minorEastAsia" w:hAnsiTheme="minorEastAsia"/>
          <w:sz w:val="24"/>
        </w:rPr>
        <w:t xml:space="preserve">__________</w:t>
      </w:r>
      <w:r>
        <w:rPr>
          <w:rFonts w:cs="微软雅黑" w:asciiTheme="minorEastAsia" w:hAnsiTheme="minorEastAsia"/>
          <w:sz w:val="24"/>
        </w:rPr>
        <w:t xml:space="preserve">元</w:t>
      </w:r>
      <w:r>
        <w:rPr>
          <w:rFonts w:cs="微软雅黑" w:asciiTheme="minorEastAsia" w:hAnsiTheme="minorEastAsia"/>
          <w:sz w:val="24"/>
        </w:rPr>
      </w:r>
      <w:r>
        <w:rPr>
          <w:rFonts w:cs="微软雅黑" w:asciiTheme="minorEastAsia" w:hAnsiTheme="minorEastAsia"/>
          <w:sz w:val="24"/>
        </w:rPr>
      </w:r>
    </w:p>
    <w:p>
      <w:pPr>
        <w:pBdr/>
        <w:spacing w:line="105" w:lineRule="exact"/>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tabs>
          <w:tab w:val="left" w:leader="none" w:pos="1260"/>
        </w:tabs>
        <w:spacing w:line="0" w:lineRule="atLeast"/>
        <w:ind/>
        <w:rPr>
          <w:rFonts w:cs="微软雅黑" w:asciiTheme="minorEastAsia" w:hAnsiTheme="minorEastAsia"/>
          <w:sz w:val="24"/>
        </w:rPr>
      </w:pPr>
      <w:r>
        <w:rPr>
          <w:rFonts w:hint="eastAsia" w:cs="微软雅黑" w:asciiTheme="minorEastAsia" w:hAnsiTheme="minorEastAsia"/>
          <w:sz w:val="24"/>
        </w:rPr>
        <w:t xml:space="preserve">3.5</w:t>
      </w:r>
      <w:r>
        <w:rPr>
          <w:rFonts w:cs="微软雅黑" w:asciiTheme="minorEastAsia" w:hAnsiTheme="minorEastAsia"/>
          <w:sz w:val="24"/>
        </w:rPr>
        <w:t xml:space="preserve">本合同支付方式：</w:t>
      </w:r>
      <w:r>
        <w:rPr>
          <w:rFonts w:hint="eastAsia" w:cs="微软雅黑" w:asciiTheme="minorEastAsia" w:hAnsiTheme="minorEastAsia"/>
          <w:sz w:val="24"/>
        </w:rPr>
        <w:t xml:space="preserve">□</w:t>
      </w:r>
      <w:r>
        <w:rPr>
          <w:rFonts w:cs="微软雅黑" w:asciiTheme="minorEastAsia" w:hAnsiTheme="minorEastAsia"/>
          <w:sz w:val="24"/>
        </w:rPr>
        <w:t xml:space="preserve">现金</w:t>
      </w:r>
      <w:r>
        <w:rPr>
          <w:rFonts w:hint="eastAsia" w:cs="微软雅黑" w:asciiTheme="minorEastAsia" w:hAnsiTheme="minorEastAsia"/>
          <w:sz w:val="24"/>
        </w:rPr>
        <w:t xml:space="preserve"> □</w:t>
      </w:r>
      <w:r>
        <w:rPr>
          <w:rFonts w:cs="微软雅黑" w:asciiTheme="minorEastAsia" w:hAnsiTheme="minorEastAsia"/>
          <w:sz w:val="24"/>
        </w:rPr>
        <w:t xml:space="preserve">支付宝转账</w:t>
      </w:r>
      <w:r>
        <w:rPr>
          <w:rFonts w:hint="eastAsia" w:cs="微软雅黑" w:asciiTheme="minorEastAsia" w:hAnsiTheme="minorEastAsia"/>
          <w:sz w:val="24"/>
        </w:rPr>
        <w:t xml:space="preserve"> □</w:t>
      </w:r>
      <w:r>
        <w:rPr>
          <w:rFonts w:cs="微软雅黑" w:asciiTheme="minorEastAsia" w:hAnsiTheme="minorEastAsia"/>
          <w:sz w:val="24"/>
        </w:rPr>
        <w:t xml:space="preserve">微信转</w:t>
      </w:r>
      <w:r>
        <w:rPr>
          <w:rFonts w:hint="eastAsia" w:cs="微软雅黑" w:asciiTheme="minorEastAsia" w:hAnsiTheme="minorEastAsia"/>
          <w:sz w:val="24"/>
        </w:rPr>
        <w:t xml:space="preserve">账□</w:t>
      </w:r>
      <w:r>
        <w:rPr>
          <w:rFonts w:cs="微软雅黑" w:asciiTheme="minorEastAsia" w:hAnsiTheme="minorEastAsia"/>
          <w:sz w:val="24"/>
        </w:rPr>
        <w:t xml:space="preserve">刷卡</w:t>
      </w:r>
      <w:r>
        <w:rPr>
          <w:rFonts w:hint="eastAsia" w:cs="微软雅黑" w:asciiTheme="minorEastAsia" w:hAnsiTheme="minorEastAsia"/>
          <w:sz w:val="24"/>
        </w:rPr>
        <w:t xml:space="preserve"> □</w:t>
      </w:r>
      <w:r>
        <w:rPr>
          <w:rFonts w:cs="微软雅黑" w:asciiTheme="minorEastAsia" w:hAnsiTheme="minorEastAsia"/>
          <w:sz w:val="24"/>
        </w:rPr>
        <w:t xml:space="preserve">银行汇款</w:t>
      </w:r>
      <w:r>
        <w:rPr>
          <w:rFonts w:hint="eastAsia" w:cs="微软雅黑" w:asciiTheme="minorEastAsia" w:hAnsiTheme="minorEastAsia"/>
          <w:sz w:val="24"/>
        </w:rPr>
        <w:t xml:space="preserve"> □</w:t>
      </w:r>
      <w:r>
        <w:rPr>
          <w:rFonts w:cs="微软雅黑" w:asciiTheme="minorEastAsia" w:hAnsiTheme="minorEastAsia"/>
          <w:sz w:val="24"/>
        </w:rPr>
        <w:t xml:space="preserve">现金支票</w:t>
      </w:r>
      <w:r>
        <w:rPr>
          <w:rFonts w:cs="微软雅黑" w:asciiTheme="minorEastAsia" w:hAnsiTheme="minorEastAsia"/>
          <w:sz w:val="24"/>
        </w:rPr>
      </w:r>
      <w:r>
        <w:rPr>
          <w:rFonts w:cs="微软雅黑" w:asciiTheme="minorEastAsia" w:hAnsiTheme="minorEastAsia"/>
          <w:sz w:val="24"/>
        </w:rPr>
      </w:r>
    </w:p>
    <w:p>
      <w:pPr>
        <w:pBdr/>
        <w:spacing w:line="152" w:lineRule="exact"/>
        <w:ind/>
        <w:rPr>
          <w:rFonts w:cs="微软雅黑" w:asciiTheme="minorEastAsia" w:hAnsiTheme="minorEastAsia"/>
          <w:sz w:val="24"/>
        </w:rPr>
      </w:pPr>
      <w:r>
        <w:rPr>
          <w:rFonts w:hint="eastAsia" w:cs="微软雅黑" w:asciiTheme="minorEastAsia" w:hAnsiTheme="minorEastAsia"/>
          <w:sz w:val="24"/>
        </w:rPr>
        <w:t xml:space="preserve">      </w:t>
      </w:r>
      <w:r>
        <w:rPr>
          <w:rFonts w:cs="微软雅黑" w:asciiTheme="minorEastAsia" w:hAnsiTheme="minorEastAsia"/>
          <w:sz w:val="24"/>
        </w:rPr>
      </w:r>
      <w:r>
        <w:rPr>
          <w:rFonts w:cs="微软雅黑" w:asciiTheme="minorEastAsia" w:hAnsiTheme="minorEastAsia"/>
          <w:sz w:val="24"/>
        </w:rPr>
      </w:r>
    </w:p>
    <w:p>
      <w:pPr>
        <w:pBdr/>
        <w:tabs>
          <w:tab w:val="left" w:leader="none" w:pos="1272"/>
        </w:tabs>
        <w:spacing w:line="328" w:lineRule="auto"/>
        <w:ind w:right="120"/>
        <w:rPr>
          <w:rFonts w:cs="微软雅黑" w:asciiTheme="minorEastAsia" w:hAnsiTheme="minorEastAsia"/>
          <w:sz w:val="24"/>
        </w:rPr>
      </w:pPr>
      <w:r>
        <w:rPr>
          <w:rFonts w:hint="eastAsia" w:cs="微软雅黑" w:asciiTheme="minorEastAsia" w:hAnsiTheme="minorEastAsia"/>
          <w:sz w:val="24"/>
        </w:rPr>
        <w:t xml:space="preserve">3.6</w:t>
      </w:r>
      <w:r>
        <w:rPr>
          <w:rFonts w:cs="微软雅黑" w:asciiTheme="minorEastAsia" w:hAnsiTheme="minorEastAsia"/>
          <w:sz w:val="24"/>
        </w:rPr>
        <w:t xml:space="preserve">银行汇款及现金支票的抬头必须写下述收款单位：开户银行：</w:t>
      </w:r>
      <w:r>
        <w:rPr>
          <w:rFonts w:hint="eastAsia" w:cs="微软雅黑" w:asciiTheme="minorEastAsia" w:hAnsiTheme="minorEastAsia"/>
          <w:b/>
          <w:bCs/>
          <w:sz w:val="24"/>
        </w:rPr>
        <w:t xml:space="preserve">江苏银行股份有限公司宿迁宿豫支行</w:t>
      </w:r>
      <w:r>
        <w:rPr>
          <w:rFonts w:cs="微软雅黑" w:asciiTheme="minorEastAsia" w:hAnsiTheme="minorEastAsia"/>
          <w:sz w:val="24"/>
        </w:rPr>
        <w:t xml:space="preserve">，收款单位：</w:t>
      </w:r>
      <w:r>
        <w:rPr>
          <w:rFonts w:hint="eastAsia" w:cs="微软雅黑" w:asciiTheme="minorEastAsia" w:hAnsiTheme="minorEastAsia"/>
          <w:sz w:val="24"/>
        </w:rPr>
        <w:t xml:space="preserve">江苏一牛电商科技有限公司</w:t>
      </w:r>
      <w:r>
        <w:rPr>
          <w:rFonts w:cs="微软雅黑" w:asciiTheme="minorEastAsia" w:hAnsiTheme="minorEastAsia"/>
          <w:sz w:val="24"/>
        </w:rPr>
        <w:t xml:space="preserve">，账号：</w:t>
      </w:r>
      <w:r>
        <w:rPr>
          <w:rFonts w:hint="eastAsia" w:cs="微软雅黑" w:asciiTheme="minorEastAsia" w:hAnsiTheme="minorEastAsia"/>
          <w:b/>
          <w:bCs/>
          <w:sz w:val="24"/>
        </w:rPr>
        <w:t xml:space="preserve">1522</w:t>
      </w:r>
      <w:r>
        <w:rPr>
          <w:rFonts w:cs="微软雅黑" w:asciiTheme="minorEastAsia" w:hAnsiTheme="minorEastAsia"/>
          <w:b/>
          <w:bCs/>
          <w:sz w:val="24"/>
        </w:rPr>
        <w:t xml:space="preserve"> </w:t>
      </w:r>
      <w:r>
        <w:rPr>
          <w:rFonts w:hint="eastAsia" w:cs="微软雅黑" w:asciiTheme="minorEastAsia" w:hAnsiTheme="minorEastAsia"/>
          <w:b/>
          <w:bCs/>
          <w:sz w:val="24"/>
        </w:rPr>
        <w:t xml:space="preserve">0188</w:t>
      </w:r>
      <w:r>
        <w:rPr>
          <w:rFonts w:cs="微软雅黑" w:asciiTheme="minorEastAsia" w:hAnsiTheme="minorEastAsia"/>
          <w:b/>
          <w:bCs/>
          <w:sz w:val="24"/>
        </w:rPr>
        <w:t xml:space="preserve"> </w:t>
      </w:r>
      <w:r>
        <w:rPr>
          <w:rFonts w:hint="eastAsia" w:cs="微软雅黑" w:asciiTheme="minorEastAsia" w:hAnsiTheme="minorEastAsia"/>
          <w:b/>
          <w:bCs/>
          <w:sz w:val="24"/>
        </w:rPr>
        <w:t xml:space="preserve">0002</w:t>
      </w:r>
      <w:r>
        <w:rPr>
          <w:rFonts w:cs="微软雅黑" w:asciiTheme="minorEastAsia" w:hAnsiTheme="minorEastAsia"/>
          <w:b/>
          <w:bCs/>
          <w:sz w:val="24"/>
        </w:rPr>
        <w:t xml:space="preserve"> </w:t>
      </w:r>
      <w:r>
        <w:rPr>
          <w:rFonts w:hint="eastAsia" w:cs="微软雅黑" w:asciiTheme="minorEastAsia" w:hAnsiTheme="minorEastAsia"/>
          <w:b/>
          <w:bCs/>
          <w:sz w:val="24"/>
        </w:rPr>
        <w:t xml:space="preserve">93504</w:t>
      </w:r>
      <w:r>
        <w:rPr>
          <w:rFonts w:cs="微软雅黑" w:asciiTheme="minorEastAsia" w:hAnsiTheme="minorEastAsia"/>
          <w:sz w:val="24"/>
        </w:rPr>
        <w:t xml:space="preserve"> </w:t>
      </w:r>
      <w:r>
        <w:rPr>
          <w:rFonts w:cs="微软雅黑" w:asciiTheme="minorEastAsia" w:hAnsiTheme="minorEastAsia"/>
          <w:sz w:val="24"/>
        </w:rPr>
      </w:r>
      <w:r>
        <w:rPr>
          <w:rFonts w:cs="微软雅黑" w:asciiTheme="minorEastAsia" w:hAnsiTheme="minorEastAsia"/>
          <w:sz w:val="24"/>
        </w:rPr>
      </w:r>
    </w:p>
    <w:p>
      <w:pPr>
        <w:pBdr/>
        <w:spacing w:line="33" w:lineRule="exact"/>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tabs>
          <w:tab w:val="left" w:leader="none" w:pos="1220"/>
        </w:tabs>
        <w:spacing w:line="239" w:lineRule="auto"/>
        <w:ind/>
        <w:rPr>
          <w:rFonts w:cs="微软雅黑" w:asciiTheme="minorEastAsia" w:hAnsiTheme="minorEastAsia"/>
          <w:sz w:val="24"/>
        </w:rPr>
      </w:pPr>
      <w:r>
        <w:rPr>
          <w:rFonts w:hint="eastAsia" w:cs="微软雅黑" w:asciiTheme="minorEastAsia" w:hAnsiTheme="minorEastAsia"/>
          <w:sz w:val="24"/>
        </w:rPr>
        <w:t xml:space="preserve">3.7企业</w:t>
      </w:r>
      <w:r>
        <w:rPr>
          <w:rFonts w:cs="微软雅黑" w:asciiTheme="minorEastAsia" w:hAnsiTheme="minorEastAsia"/>
          <w:sz w:val="24"/>
        </w:rPr>
        <w:t xml:space="preserve">支付宝账户：</w:t>
      </w:r>
      <w:r>
        <w:rPr>
          <w:rFonts w:cs="微软雅黑" w:asciiTheme="minorEastAsia" w:hAnsiTheme="minorEastAsia"/>
          <w:b/>
          <w:bCs/>
          <w:sz w:val="24"/>
        </w:rPr>
        <w:t xml:space="preserve">139 1666 0728</w:t>
      </w:r>
      <w:r>
        <w:rPr>
          <w:rFonts w:hint="eastAsia" w:cs="微软雅黑" w:asciiTheme="minorEastAsia" w:hAnsiTheme="minorEastAsia"/>
          <w:b/>
          <w:bCs/>
          <w:sz w:val="24"/>
        </w:rPr>
        <w:t xml:space="preserve"> </w:t>
      </w:r>
      <w:r>
        <w:rPr>
          <w:rFonts w:cs="微软雅黑" w:asciiTheme="minorEastAsia" w:hAnsiTheme="minorEastAsia"/>
          <w:sz w:val="24"/>
        </w:rPr>
        <w:t xml:space="preserve"> </w:t>
      </w:r>
      <w:r>
        <w:rPr>
          <w:rFonts w:cs="微软雅黑" w:asciiTheme="minorEastAsia" w:hAnsiTheme="minorEastAsia"/>
          <w:sz w:val="24"/>
        </w:rPr>
      </w:r>
      <w:r>
        <w:rPr>
          <w:rFonts w:cs="微软雅黑" w:asciiTheme="minorEastAsia" w:hAnsiTheme="minorEastAsia"/>
          <w:sz w:val="24"/>
        </w:rPr>
      </w:r>
    </w:p>
    <w:p>
      <w:pPr>
        <w:pBdr/>
        <w:tabs>
          <w:tab w:val="left" w:leader="none" w:pos="1220"/>
        </w:tabs>
        <w:spacing w:line="239" w:lineRule="auto"/>
        <w:ind/>
        <w:rPr>
          <w:rFonts w:cs="微软雅黑" w:asciiTheme="minorEastAsia" w:hAnsiTheme="minorEastAsia"/>
          <w:sz w:val="24"/>
        </w:rPr>
      </w:pPr>
      <w:r>
        <w:rPr>
          <w:rFonts w:hint="eastAsia" w:cs="微软雅黑" w:asciiTheme="minorEastAsia" w:hAnsiTheme="minorEastAsia"/>
          <w:sz w:val="24"/>
        </w:rPr>
        <w:t xml:space="preserve">3.8</w:t>
      </w:r>
      <w:r>
        <w:rPr>
          <w:rFonts w:cs="微软雅黑" w:asciiTheme="minorEastAsia" w:hAnsiTheme="minorEastAsia"/>
          <w:sz w:val="24"/>
        </w:rPr>
        <w:t xml:space="preserve">微信转账须添加乙方法人为好友后进行转账。微信号：</w:t>
      </w:r>
      <w:r>
        <w:rPr>
          <w:rFonts w:cs="微软雅黑" w:asciiTheme="minorEastAsia" w:hAnsiTheme="minorEastAsia"/>
          <w:b/>
          <w:bCs/>
          <w:sz w:val="24"/>
        </w:rPr>
        <w:t xml:space="preserve">139 1666 0728</w:t>
      </w:r>
      <w:r>
        <w:rPr>
          <w:rFonts w:hint="eastAsia" w:cs="微软雅黑" w:asciiTheme="minorEastAsia" w:hAnsiTheme="minorEastAsia"/>
          <w:sz w:val="24"/>
        </w:rPr>
        <w:t xml:space="preserve">  </w:t>
      </w:r>
      <w:r>
        <w:rPr>
          <w:rFonts w:cs="微软雅黑" w:asciiTheme="minorEastAsia" w:hAnsiTheme="minorEastAsia"/>
          <w:sz w:val="24"/>
        </w:rPr>
        <w:t xml:space="preserve">户主性质：乙方法人</w:t>
      </w:r>
      <w:r>
        <w:rPr>
          <w:rFonts w:cs="微软雅黑" w:asciiTheme="minorEastAsia" w:hAnsiTheme="minorEastAsia"/>
          <w:sz w:val="24"/>
        </w:rPr>
      </w:r>
      <w:r>
        <w:rPr>
          <w:rFonts w:cs="微软雅黑" w:asciiTheme="minorEastAsia" w:hAnsiTheme="minorEastAsia"/>
          <w:sz w:val="24"/>
        </w:rPr>
      </w:r>
    </w:p>
    <w:p>
      <w:pPr>
        <w:pBdr/>
        <w:tabs>
          <w:tab w:val="left" w:leader="none" w:pos="1220"/>
        </w:tabs>
        <w:spacing w:line="239" w:lineRule="auto"/>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p>
      <w:pPr>
        <w:pBdr/>
        <w:spacing w:line="360" w:lineRule="auto"/>
        <w:ind/>
        <w:rPr>
          <w:rFonts w:asciiTheme="minorEastAsia" w:hAnsiTheme="minorEastAsia"/>
          <w:b/>
          <w:sz w:val="36"/>
          <w:szCs w:val="36"/>
        </w:rPr>
      </w:pPr>
      <w:r>
        <w:rPr>
          <w:rFonts w:hint="eastAsia" w:asciiTheme="minorEastAsia" w:hAnsiTheme="minorEastAsia"/>
          <w:b/>
          <w:sz w:val="36"/>
          <w:szCs w:val="36"/>
        </w:rPr>
        <w:t xml:space="preserve">第四章 声明及保证</w:t>
      </w:r>
      <w:r>
        <w:rPr>
          <w:rFonts w:asciiTheme="minorEastAsia" w:hAnsiTheme="minorEastAsia"/>
          <w:b/>
          <w:sz w:val="36"/>
          <w:szCs w:val="36"/>
        </w:rPr>
      </w:r>
      <w:r>
        <w:rPr>
          <w:rFonts w:asciiTheme="minorEastAsia" w:hAnsiTheme="minorEastAsia"/>
          <w:b/>
          <w:sz w:val="36"/>
          <w:szCs w:val="36"/>
        </w:rPr>
      </w:r>
    </w:p>
    <w:p>
      <w:pPr>
        <w:pBdr/>
        <w:spacing w:line="121"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spacing w:line="239" w:lineRule="auto"/>
        <w:ind/>
        <w:jc w:val="left"/>
        <w:rPr>
          <w:rFonts w:asciiTheme="minorEastAsia" w:hAnsiTheme="minorEastAsia"/>
          <w:sz w:val="24"/>
        </w:rPr>
      </w:pPr>
      <w:r>
        <w:rPr>
          <w:rFonts w:asciiTheme="minorEastAsia" w:hAnsiTheme="minorEastAsia"/>
          <w:sz w:val="24"/>
        </w:rPr>
        <w:t xml:space="preserve">每一方均声明及保证，自本合同签署之日起：</w:t>
      </w:r>
      <w:r>
        <w:rPr>
          <w:rFonts w:asciiTheme="minorEastAsia" w:hAnsiTheme="minorEastAsia"/>
          <w:sz w:val="24"/>
        </w:rPr>
      </w:r>
      <w:r>
        <w:rPr>
          <w:rFonts w:asciiTheme="minorEastAsia" w:hAnsiTheme="minorEastAsia"/>
          <w:sz w:val="24"/>
        </w:rPr>
      </w:r>
    </w:p>
    <w:p>
      <w:pPr>
        <w:pBdr/>
        <w:spacing w:line="121"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220"/>
        </w:tabs>
        <w:spacing w:line="239" w:lineRule="auto"/>
        <w:ind/>
        <w:jc w:val="left"/>
        <w:rPr>
          <w:rFonts w:asciiTheme="minorEastAsia" w:hAnsiTheme="minorEastAsia"/>
          <w:sz w:val="24"/>
        </w:rPr>
      </w:pPr>
      <w:r>
        <w:rPr>
          <w:rFonts w:asciiTheme="minorEastAsia" w:hAnsiTheme="minorEastAsia"/>
          <w:sz w:val="24"/>
        </w:rPr>
        <w:t xml:space="preserve">4.</w:t>
      </w:r>
      <w:r>
        <w:rPr>
          <w:rFonts w:hint="eastAsia" w:asciiTheme="minorEastAsia" w:hAnsiTheme="minorEastAsia"/>
          <w:sz w:val="24"/>
        </w:rPr>
        <w:t xml:space="preserve">1</w:t>
      </w:r>
      <w:r>
        <w:rPr>
          <w:rFonts w:asciiTheme="minorEastAsia" w:hAnsiTheme="minorEastAsia"/>
          <w:sz w:val="24"/>
        </w:rPr>
        <w:t xml:space="preserve">甲方有资格从事本合同下之商业行为，行为符合甲方在工商注册营业范</w:t>
      </w:r>
      <w:r>
        <w:rPr>
          <w:rFonts w:hint="eastAsia" w:asciiTheme="minorEastAsia" w:hAnsiTheme="minorEastAsia"/>
          <w:sz w:val="24"/>
        </w:rPr>
        <w:t xml:space="preserve">围</w:t>
      </w:r>
      <w:r>
        <w:rPr>
          <w:rFonts w:asciiTheme="minorEastAsia" w:hAnsiTheme="minorEastAsia"/>
          <w:sz w:val="24"/>
        </w:rPr>
        <w:t xml:space="preserve">内；</w:t>
      </w:r>
      <w:r>
        <w:rPr>
          <w:rFonts w:asciiTheme="minorEastAsia" w:hAnsiTheme="minorEastAsia"/>
          <w:sz w:val="24"/>
        </w:rPr>
      </w:r>
      <w:r>
        <w:rPr>
          <w:rFonts w:asciiTheme="minorEastAsia" w:hAnsiTheme="minorEastAsia"/>
          <w:sz w:val="24"/>
        </w:rPr>
      </w:r>
    </w:p>
    <w:p>
      <w:pPr>
        <w:pBdr/>
        <w:spacing w:line="121"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260"/>
        </w:tabs>
        <w:spacing w:line="239" w:lineRule="auto"/>
        <w:ind/>
        <w:jc w:val="left"/>
        <w:rPr>
          <w:rFonts w:asciiTheme="minorEastAsia" w:hAnsiTheme="minorEastAsia"/>
          <w:sz w:val="24"/>
        </w:rPr>
      </w:pPr>
      <w:r>
        <w:rPr>
          <w:rFonts w:asciiTheme="minorEastAsia" w:hAnsiTheme="minorEastAsia"/>
          <w:sz w:val="24"/>
        </w:rPr>
        <w:t xml:space="preserve">4.</w:t>
      </w:r>
      <w:r>
        <w:rPr>
          <w:rFonts w:hint="eastAsia" w:asciiTheme="minorEastAsia" w:hAnsiTheme="minorEastAsia"/>
          <w:sz w:val="24"/>
        </w:rPr>
        <w:t xml:space="preserve">2</w:t>
      </w:r>
      <w:r>
        <w:rPr>
          <w:rFonts w:asciiTheme="minorEastAsia" w:hAnsiTheme="minorEastAsia"/>
          <w:sz w:val="24"/>
        </w:rPr>
        <w:t xml:space="preserve">甲、乙双方应该按此合同履行权利和义务；</w:t>
      </w:r>
      <w:r>
        <w:rPr>
          <w:rFonts w:asciiTheme="minorEastAsia" w:hAnsiTheme="minorEastAsia"/>
          <w:sz w:val="24"/>
        </w:rPr>
      </w:r>
      <w:r>
        <w:rPr>
          <w:rFonts w:asciiTheme="minorEastAsia" w:hAnsiTheme="minorEastAsia"/>
          <w:sz w:val="24"/>
        </w:rPr>
      </w:r>
    </w:p>
    <w:p>
      <w:pPr>
        <w:pBdr/>
        <w:spacing w:line="121"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260"/>
        </w:tabs>
        <w:spacing w:line="239" w:lineRule="auto"/>
        <w:ind/>
        <w:jc w:val="left"/>
        <w:rPr>
          <w:rFonts w:asciiTheme="minorEastAsia" w:hAnsiTheme="minorEastAsia"/>
          <w:sz w:val="24"/>
        </w:rPr>
      </w:pPr>
      <w:r>
        <w:rPr>
          <w:rFonts w:asciiTheme="minorEastAsia" w:hAnsiTheme="minorEastAsia"/>
          <w:sz w:val="24"/>
        </w:rPr>
        <w:t xml:space="preserve">4</w:t>
      </w:r>
      <w:r>
        <w:rPr>
          <w:rFonts w:hint="eastAsia" w:asciiTheme="minorEastAsia" w:hAnsiTheme="minorEastAsia"/>
          <w:sz w:val="24"/>
        </w:rPr>
        <w:t xml:space="preserve">.3</w:t>
      </w:r>
      <w:r>
        <w:rPr>
          <w:rFonts w:asciiTheme="minorEastAsia" w:hAnsiTheme="minorEastAsia"/>
          <w:sz w:val="24"/>
        </w:rPr>
        <w:t xml:space="preserve">双方授权代表拥有充分授权代表权签署本协议；</w:t>
      </w:r>
      <w:r>
        <w:rPr>
          <w:rFonts w:asciiTheme="minorEastAsia" w:hAnsiTheme="minorEastAsia"/>
          <w:sz w:val="24"/>
        </w:rPr>
      </w:r>
      <w:r>
        <w:rPr>
          <w:rFonts w:asciiTheme="minorEastAsia" w:hAnsiTheme="minorEastAsia"/>
          <w:sz w:val="24"/>
        </w:rPr>
      </w:r>
    </w:p>
    <w:p>
      <w:pPr>
        <w:pBdr/>
        <w:spacing w:line="121"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260"/>
        </w:tabs>
        <w:spacing w:line="239" w:lineRule="auto"/>
        <w:ind/>
        <w:jc w:val="left"/>
        <w:rPr>
          <w:rFonts w:asciiTheme="minorEastAsia" w:hAnsiTheme="minorEastAsia"/>
          <w:sz w:val="24"/>
        </w:rPr>
      </w:pPr>
      <w:r>
        <w:rPr>
          <w:rFonts w:asciiTheme="minorEastAsia" w:hAnsiTheme="minorEastAsia"/>
          <w:sz w:val="24"/>
        </w:rPr>
        <w:t xml:space="preserve">4</w:t>
      </w:r>
      <w:r>
        <w:rPr>
          <w:rFonts w:hint="eastAsia" w:asciiTheme="minorEastAsia" w:hAnsiTheme="minorEastAsia"/>
          <w:sz w:val="24"/>
        </w:rPr>
        <w:t xml:space="preserve">.4</w:t>
      </w:r>
      <w:r>
        <w:rPr>
          <w:rFonts w:asciiTheme="minorEastAsia" w:hAnsiTheme="minorEastAsia"/>
          <w:sz w:val="24"/>
        </w:rPr>
        <w:t xml:space="preserve">自签署之日起，本合同对双方均具有法律约束力；</w:t>
      </w:r>
      <w:r>
        <w:rPr>
          <w:rFonts w:asciiTheme="minorEastAsia" w:hAnsiTheme="minorEastAsia"/>
          <w:sz w:val="24"/>
        </w:rPr>
      </w:r>
      <w:r>
        <w:rPr>
          <w:rFonts w:asciiTheme="minorEastAsia" w:hAnsiTheme="minorEastAsia"/>
          <w:sz w:val="24"/>
        </w:rPr>
      </w:r>
    </w:p>
    <w:p>
      <w:pPr>
        <w:pBdr/>
        <w:spacing w:line="153" w:lineRule="exact"/>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spacing/>
        <w:ind/>
        <w:jc w:val="left"/>
        <w:rPr>
          <w:rFonts w:asciiTheme="minorEastAsia" w:hAnsiTheme="minorEastAsia"/>
          <w:sz w:val="24"/>
        </w:rPr>
      </w:pPr>
      <w:r>
        <w:rPr>
          <w:rFonts w:asciiTheme="minorEastAsia" w:hAnsiTheme="minorEastAsia"/>
          <w:sz w:val="24"/>
        </w:rPr>
        <w:t xml:space="preserve">4</w:t>
      </w:r>
      <w:r>
        <w:rPr>
          <w:rFonts w:hint="eastAsia" w:asciiTheme="minorEastAsia" w:hAnsiTheme="minorEastAsia"/>
          <w:sz w:val="24"/>
        </w:rPr>
        <w:t xml:space="preserve">.5</w:t>
      </w:r>
      <w:r>
        <w:rPr>
          <w:rFonts w:asciiTheme="minorEastAsia" w:hAnsiTheme="minorEastAsia"/>
          <w:sz w:val="24"/>
        </w:rPr>
        <w:t xml:space="preserve">每一方均保证本合同的签署与履行及根据本合同所计划之商业行为在任何方面不得违反中华人民共和国相关法律。</w:t>
      </w:r>
      <w:r>
        <w:rPr>
          <w:rFonts w:asciiTheme="minorEastAsia" w:hAnsiTheme="minorEastAsia"/>
          <w:sz w:val="24"/>
        </w:rPr>
      </w:r>
      <w:r>
        <w:rPr>
          <w:rFonts w:asciiTheme="minorEastAsia" w:hAnsiTheme="minorEastAsia"/>
          <w:sz w:val="24"/>
        </w:rPr>
      </w:r>
    </w:p>
    <w:p>
      <w:pPr>
        <w:pBdr/>
        <w:spacing/>
        <w:ind/>
        <w:jc w:val="left"/>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spacing/>
        <w:ind/>
        <w:jc w:val="left"/>
        <w:rPr>
          <w:rFonts w:asciiTheme="minorEastAsia" w:hAnsiTheme="minorEastAsia"/>
          <w:sz w:val="36"/>
          <w:szCs w:val="36"/>
        </w:rPr>
      </w:pPr>
      <w:r>
        <w:rPr>
          <w:rFonts w:hint="eastAsia" w:asciiTheme="minorEastAsia" w:hAnsiTheme="minorEastAsia"/>
          <w:b/>
          <w:bCs/>
          <w:sz w:val="36"/>
          <w:szCs w:val="36"/>
        </w:rPr>
        <w:t xml:space="preserve">第五章 甲方的权利和义务</w:t>
      </w:r>
      <w:r>
        <w:rPr>
          <w:rFonts w:asciiTheme="minorEastAsia" w:hAnsiTheme="minorEastAsia"/>
          <w:sz w:val="36"/>
          <w:szCs w:val="36"/>
        </w:rPr>
      </w:r>
      <w:r>
        <w:rPr>
          <w:rFonts w:asciiTheme="minorEastAsia" w:hAnsiTheme="minorEastAsia"/>
          <w:sz w:val="36"/>
          <w:szCs w:val="36"/>
        </w:rPr>
      </w:r>
    </w:p>
    <w:p>
      <w:pPr>
        <w:pBdr/>
        <w:tabs>
          <w:tab w:val="left" w:leader="none" w:pos="430"/>
        </w:tabs>
        <w:spacing w:line="328" w:lineRule="auto"/>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.1甲方按本合同的约定如期支付应付款项，如因甲方原因未按合同的约定如期支付应付</w:t>
      </w:r>
      <w:r>
        <w:rPr>
          <w:rFonts w:hint="eastAsia" w:asciiTheme="minorEastAsia" w:hAnsiTheme="minorEastAsia"/>
          <w:sz w:val="24"/>
        </w:rPr>
        <w:t xml:space="preserve"> </w:t>
      </w:r>
      <w:r>
        <w:rPr>
          <w:rFonts w:asciiTheme="minorEastAsia" w:hAnsiTheme="minorEastAsia"/>
          <w:sz w:val="24"/>
        </w:rPr>
        <w:t xml:space="preserve">乙方有权单方终止本合同并有权追究甲方的违约责任</w:t>
      </w:r>
      <w:r>
        <w:rPr>
          <w:rFonts w:hint="eastAsia" w:asciiTheme="minorEastAsia" w:hAnsiTheme="minorEastAsia"/>
          <w:sz w:val="24"/>
        </w:rPr>
        <w:t xml:space="preserve">：</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430"/>
        </w:tabs>
        <w:spacing w:line="371" w:lineRule="auto"/>
        <w:ind w:right="8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2甲方在签署本合同后的三个工作日内，如实向乙方提供网店代运营所需全部资料（包括但不限于甲方的网站建设模纸、产品图片、规格参数、产品说明等资料），并确保所提供资料的合法性、完整性与真实性，如因此产生侵犯任何第三方知识产权或其他权利的情况，由甲方自行承</w:t>
      </w:r>
      <w:r>
        <w:rPr>
          <w:rFonts w:hint="eastAsia" w:asciiTheme="minorEastAsia" w:hAnsiTheme="minorEastAsia"/>
          <w:sz w:val="24"/>
        </w:rPr>
        <w:t xml:space="preserve">担</w:t>
      </w:r>
      <w:r>
        <w:rPr>
          <w:rFonts w:asciiTheme="minorEastAsia" w:hAnsiTheme="minorEastAsia"/>
          <w:sz w:val="24"/>
        </w:rPr>
        <w:t xml:space="preserve">全部责任。甲方在约定的使用权限范围内享受相应的商务应用服务及其他服务，并应确保所售商品以及商务活动符合中华人民共和国法律的规定；</w:t>
      </w:r>
      <w:r>
        <w:rPr>
          <w:rFonts w:asciiTheme="minorEastAsia" w:hAnsiTheme="minorEastAsia"/>
          <w:sz w:val="24"/>
        </w:rPr>
      </w:r>
      <w:r>
        <w:rPr>
          <w:rFonts w:asciiTheme="minorEastAsia" w:hAnsiTheme="minorEastAsia"/>
          <w:sz w:val="24"/>
        </w:rPr>
      </w:r>
    </w:p>
    <w:p>
      <w:pPr>
        <w:pBdr/>
        <w:tabs>
          <w:tab w:val="left" w:leader="none" w:pos="430"/>
        </w:tabs>
        <w:spacing w:line="371" w:lineRule="auto"/>
        <w:ind w:right="80"/>
        <w:rPr>
          <w:rFonts w:asciiTheme="minorEastAsia" w:hAnsiTheme="minorEastAsia"/>
          <w:sz w:val="24"/>
        </w:rPr>
      </w:pPr>
      <w:r>
        <w:rPr>
          <w:rFonts w:asciiTheme="minorEastAsia" w:hAnsiTheme="minorEastAsia"/>
          <w:sz w:val="24"/>
        </w:rPr>
        <w:t xml:space="preserve">5.3双方确认，甲方指定的联系人为其在本合同履行过程的授权代表。在本合同履行期间，甲方授权代表有权根据甲方书面授权内容代表甲方与乙方签署、提出、确认相关服务及修改意见等相关文件，甲方在签订本合同时已默示承认其授权代表签署文件的法律效力并愿意承担因此产生的相应责任；</w:t>
      </w:r>
      <w:r>
        <w:rPr>
          <w:rFonts w:asciiTheme="minorEastAsia" w:hAnsiTheme="minorEastAsia"/>
          <w:sz w:val="24"/>
        </w:rPr>
      </w:r>
      <w:r>
        <w:rPr>
          <w:rFonts w:asciiTheme="minorEastAsia" w:hAnsiTheme="minorEastAsia"/>
          <w:sz w:val="24"/>
        </w:rPr>
      </w:r>
    </w:p>
    <w:p>
      <w:pPr>
        <w:pBdr/>
        <w:tabs>
          <w:tab w:val="left" w:leader="none" w:pos="430"/>
        </w:tabs>
        <w:spacing w:line="371" w:lineRule="auto"/>
        <w:ind w:right="8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4甲方须确保对乙方所提供的网店不违反对应电商平台的规定，并保证对其提供的商品享有合法权利，且不会侵犯任何第三方的任何权利。如有违反，乙方有权暂时停止提供服务并要求甲方进行整改，如甲方拒绝整改或再次违反本条规定，乙方有权无条件单方终止本协议，所收全部合同款项不予退还。因此发生的任何第三方向乙方主张权利，所产生的任何责任均由甲方承担；</w:t>
      </w:r>
      <w:r>
        <w:rPr>
          <w:rFonts w:asciiTheme="minorEastAsia" w:hAnsiTheme="minorEastAsia"/>
          <w:sz w:val="24"/>
        </w:rPr>
      </w:r>
      <w:r>
        <w:rPr>
          <w:rFonts w:asciiTheme="minorEastAsia" w:hAnsiTheme="minorEastAsia"/>
          <w:sz w:val="24"/>
        </w:rPr>
      </w:r>
    </w:p>
    <w:p>
      <w:pPr>
        <w:pBdr/>
        <w:tabs>
          <w:tab w:val="left" w:leader="none" w:pos="430"/>
        </w:tabs>
        <w:spacing w:line="371" w:lineRule="auto"/>
        <w:ind w:right="80" w:left="8"/>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.5甲方需提供准备上架商品的底价单、优势卖点、详细参数、产品说明、经营所需证书等资料；</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430"/>
        </w:tabs>
        <w:spacing w:line="328" w:lineRule="auto"/>
        <w:ind w:right="100" w:left="6"/>
        <w:rPr>
          <w:rFonts w:asciiTheme="minorEastAsia" w:hAnsiTheme="minorEastAsia"/>
          <w:sz w:val="24"/>
        </w:rPr>
      </w:pPr>
      <w:r>
        <w:rPr>
          <w:rFonts w:asciiTheme="minorEastAsia" w:hAnsiTheme="minorEastAsia"/>
          <w:sz w:val="24"/>
        </w:rPr>
        <w:t xml:space="preserve">5.6甲方须支持最迟 48 小时内发货，发货商品准确无误，确保品质如宣传，7 天无理由退货（在不影响二次销售的情况下，定制商品除外），</w:t>
      </w:r>
      <w:r>
        <w:rPr>
          <w:rFonts w:hint="eastAsia" w:asciiTheme="minorEastAsia" w:hAnsiTheme="minorEastAsia"/>
          <w:sz w:val="24"/>
        </w:rPr>
        <w:t xml:space="preserve">5</w:t>
      </w:r>
      <w:r>
        <w:rPr>
          <w:rFonts w:asciiTheme="minorEastAsia" w:hAnsiTheme="minorEastAsia"/>
          <w:sz w:val="24"/>
        </w:rPr>
        <w:t xml:space="preserve">.7甲方负责做好售前与售后服务，配备专职人员处理内部发货、协调、库存及售后问题（包括但不限于发货、投诉处理、维权处理、差评处理），由此产生的后果由甲方全权负责，如因此导致合同终止，乙方不退还任何已缴付乙方的全部费用；</w:t>
      </w:r>
      <w:r>
        <w:rPr>
          <w:rFonts w:asciiTheme="minorEastAsia" w:hAnsiTheme="minorEastAsia"/>
          <w:sz w:val="24"/>
        </w:rPr>
      </w:r>
      <w:r>
        <w:rPr>
          <w:rFonts w:asciiTheme="minorEastAsia" w:hAnsiTheme="minorEastAsia"/>
          <w:sz w:val="24"/>
        </w:rPr>
      </w:r>
    </w:p>
    <w:p>
      <w:pPr>
        <w:pBdr/>
        <w:tabs>
          <w:tab w:val="left" w:leader="none" w:pos="430"/>
        </w:tabs>
        <w:spacing/>
        <w:ind w:right="100"/>
        <w:rPr>
          <w:rFonts w:asciiTheme="minorEastAsia" w:hAnsiTheme="minorEastAsia"/>
          <w:sz w:val="24"/>
        </w:rPr>
      </w:pPr>
      <w:r>
        <w:rPr>
          <w:rFonts w:asciiTheme="minorEastAsia" w:hAnsiTheme="minorEastAsia"/>
          <w:sz w:val="24"/>
        </w:rPr>
        <w:t xml:space="preserve">5.8甲方在售前与售后服务过程中存在重大隐患(包括但不限于欺骗客户、收货信息错误、商品批次质量问题、服务态度恶劣等)，所造成的一切损失由甲方全权负责，如因此导致合同终止，乙方不退还任何已缴付乙方的全部费用；</w:t>
      </w:r>
      <w:r>
        <w:rPr>
          <w:rFonts w:asciiTheme="minorEastAsia" w:hAnsiTheme="minorEastAsia"/>
          <w:sz w:val="24"/>
        </w:rPr>
      </w:r>
      <w:r>
        <w:rPr>
          <w:rFonts w:asciiTheme="minorEastAsia" w:hAnsiTheme="minorEastAsia"/>
          <w:sz w:val="24"/>
        </w:rPr>
      </w:r>
    </w:p>
    <w:p>
      <w:pPr>
        <w:pBdr/>
        <w:tabs>
          <w:tab w:val="left" w:leader="none" w:pos="430"/>
        </w:tabs>
        <w:spacing/>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9甲方不得在事先没有与乙方沟通情况下，介入运营，私自改变运营策略(包括但不限于私自调价、改动店铺及宝贝信息、用违反平台规则或违反服务精神的方法处理售后问题、更改账户密码并不配合乙方代运营工作等)。如有违反乙方不退还任何已缴付乙方的全部费用；</w:t>
      </w:r>
      <w:r>
        <w:rPr>
          <w:rFonts w:asciiTheme="minorEastAsia" w:hAnsiTheme="minorEastAsia"/>
          <w:sz w:val="24"/>
        </w:rPr>
      </w:r>
      <w:r>
        <w:rPr>
          <w:rFonts w:asciiTheme="minorEastAsia" w:hAnsiTheme="minorEastAsia"/>
          <w:sz w:val="24"/>
        </w:rPr>
      </w:r>
    </w:p>
    <w:p>
      <w:pPr>
        <w:pBdr/>
        <w:tabs>
          <w:tab w:val="left" w:leader="none" w:pos="430"/>
        </w:tabs>
        <w:spacing/>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.10甲方任何时候不得将线上客户引导至线下沟通、成交或通过其他方法破化双方合作关系，否则乙方有权通过合法手段取得证据后终止合作，且乙方不退还任何已缴付乙方的全部费用；</w:t>
      </w:r>
      <w:r>
        <w:rPr>
          <w:rFonts w:asciiTheme="minorEastAsia" w:hAnsiTheme="minorEastAsia"/>
          <w:sz w:val="24"/>
        </w:rPr>
      </w:r>
      <w:r>
        <w:rPr>
          <w:rFonts w:asciiTheme="minorEastAsia" w:hAnsiTheme="minorEastAsia"/>
          <w:sz w:val="24"/>
        </w:rPr>
      </w:r>
    </w:p>
    <w:p>
      <w:pPr>
        <w:pBdr/>
        <w:tabs>
          <w:tab w:val="left" w:leader="none" w:pos="430"/>
        </w:tabs>
        <w:spacing/>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.11甲方在合作期间，且在乙方正常工作时间存在三次及三次以上不配合乙方运营，即视为主动放弃与乙方合作，乙方有权单方面终止合作，且不退还任何已缴付乙方的全部费用；</w:t>
      </w:r>
      <w:r>
        <w:rPr>
          <w:rFonts w:asciiTheme="minorEastAsia" w:hAnsiTheme="minorEastAsia"/>
          <w:sz w:val="24"/>
        </w:rPr>
      </w:r>
      <w:r>
        <w:rPr>
          <w:rFonts w:asciiTheme="minorEastAsia" w:hAnsiTheme="minorEastAsia"/>
          <w:sz w:val="24"/>
        </w:rPr>
      </w:r>
    </w:p>
    <w:p>
      <w:pPr>
        <w:pBdr/>
        <w:tabs>
          <w:tab w:val="left" w:leader="none" w:pos="481"/>
        </w:tabs>
        <w:spacing/>
        <w:ind/>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.12在网店设计阶段，甲方只能在本合同约定的网店所提供功能模块及服务范围内，提出网店装修的明确、具体、可执行的书面技术修改要求，乙方才能为甲方制作相关内容；</w:t>
      </w:r>
      <w:r>
        <w:rPr>
          <w:rFonts w:asciiTheme="minorEastAsia" w:hAnsiTheme="minorEastAsia"/>
          <w:sz w:val="24"/>
        </w:rPr>
      </w:r>
      <w:r>
        <w:rPr>
          <w:rFonts w:asciiTheme="minorEastAsia" w:hAnsiTheme="minorEastAsia"/>
          <w:sz w:val="24"/>
        </w:rPr>
      </w:r>
    </w:p>
    <w:p>
      <w:pPr>
        <w:pBdr/>
        <w:tabs>
          <w:tab w:val="left" w:leader="none" w:pos="481"/>
        </w:tabs>
        <w:spacing/>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.13设计制作服务属于一次性服务。在网店服务期间，甲方需要更换网店设计制作或当前店铺再次重新设计时，须分别根据乙方的标准报价另行支付费用</w:t>
      </w:r>
      <w:r>
        <w:rPr>
          <w:rFonts w:hint="eastAsia" w:asciiTheme="minorEastAsia" w:hAnsiTheme="minorEastAsia"/>
          <w:sz w:val="24"/>
        </w:rPr>
        <w:t xml:space="preserve">；</w:t>
      </w:r>
      <w:r>
        <w:rPr>
          <w:rFonts w:asciiTheme="minorEastAsia" w:hAnsiTheme="minorEastAsia"/>
          <w:sz w:val="24"/>
        </w:rPr>
      </w:r>
      <w:r>
        <w:rPr>
          <w:rFonts w:asciiTheme="minorEastAsia" w:hAnsiTheme="minorEastAsia"/>
          <w:sz w:val="24"/>
        </w:rPr>
      </w:r>
    </w:p>
    <w:p>
      <w:pPr>
        <w:pBdr/>
        <w:tabs>
          <w:tab w:val="left" w:leader="none" w:pos="481"/>
        </w:tabs>
        <w:spacing w:line="328" w:lineRule="auto"/>
        <w:ind w:right="100"/>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14甲方购买网店服务如享受乙方提供的配套服务，包括提供相应的上门拍照，信息更新服务，详情页制作服务为一次性服务，有效期为甲方签订本合同起至甲方网店正式发布成功后一个月内。超出配套范围的服务，须根据乙方标准报价另行支付费用；</w:t>
      </w:r>
      <w:r>
        <w:rPr>
          <w:rFonts w:asciiTheme="minorEastAsia" w:hAnsiTheme="minorEastAsia"/>
          <w:sz w:val="24"/>
        </w:rPr>
      </w:r>
      <w:r>
        <w:rPr>
          <w:rFonts w:asciiTheme="minorEastAsia" w:hAnsiTheme="minorEastAsia"/>
          <w:sz w:val="24"/>
        </w:rPr>
      </w:r>
    </w:p>
    <w:p>
      <w:pPr>
        <w:pBdr/>
        <w:tabs>
          <w:tab w:val="left" w:leader="none" w:pos="481"/>
        </w:tabs>
        <w:spacing w:line="344" w:lineRule="auto"/>
        <w:ind/>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.15无论在何种情况下，甲方均不能以根据本合同而享受的免费服务，增值服务或接受赠送的服务在合同实际履行中的任何问题来主张经济补偿或要求解除合同，也不得以任何形式抵充合同款；</w:t>
      </w:r>
      <w:r>
        <w:rPr>
          <w:rFonts w:asciiTheme="minorEastAsia" w:hAnsiTheme="minorEastAsia"/>
          <w:sz w:val="24"/>
        </w:rPr>
      </w:r>
      <w:r>
        <w:rPr>
          <w:rFonts w:asciiTheme="minorEastAsia" w:hAnsiTheme="minorEastAsia"/>
          <w:sz w:val="24"/>
        </w:rPr>
      </w:r>
    </w:p>
    <w:p>
      <w:pPr>
        <w:pBdr/>
        <w:tabs>
          <w:tab w:val="left" w:leader="none" w:pos="481"/>
        </w:tabs>
        <w:spacing w:line="344" w:lineRule="auto"/>
        <w:ind/>
        <w:rPr>
          <w:rFonts w:asciiTheme="minorEastAsia" w:hAnsiTheme="minorEastAsia"/>
          <w:sz w:val="24"/>
        </w:rPr>
      </w:pPr>
      <w:r>
        <w:rPr>
          <w:rFonts w:hint="eastAsia" w:asciiTheme="minorEastAsia" w:hAnsiTheme="minorEastAsia"/>
          <w:sz w:val="24"/>
        </w:rPr>
        <w:t xml:space="preserve">5</w:t>
      </w:r>
      <w:r>
        <w:rPr>
          <w:rFonts w:asciiTheme="minorEastAsia" w:hAnsiTheme="minorEastAsia"/>
          <w:sz w:val="24"/>
        </w:rPr>
        <w:t xml:space="preserve">.16服务期间甲方必须保证合同指定的店铺为付费会员（淘宝网须缴纳保证金），否则</w:t>
      </w:r>
      <w:r>
        <w:rPr>
          <w:rFonts w:hint="eastAsia" w:asciiTheme="minorEastAsia" w:hAnsiTheme="minorEastAsia"/>
          <w:sz w:val="24"/>
        </w:rPr>
        <w:t xml:space="preserve">乙</w:t>
      </w:r>
      <w:r>
        <w:rPr>
          <w:rFonts w:asciiTheme="minorEastAsia" w:hAnsiTheme="minorEastAsia"/>
          <w:sz w:val="24"/>
        </w:rPr>
        <w:t xml:space="preserve">方有权单方面终止合作，且不退还任何已缴付乙方的全部费用；</w:t>
      </w:r>
      <w:r>
        <w:rPr>
          <w:rFonts w:asciiTheme="minorEastAsia" w:hAnsiTheme="minorEastAsia"/>
          <w:sz w:val="24"/>
        </w:rPr>
      </w:r>
      <w:r>
        <w:rPr>
          <w:rFonts w:asciiTheme="minorEastAsia" w:hAnsiTheme="minorEastAsia"/>
          <w:sz w:val="24"/>
        </w:rPr>
      </w:r>
    </w:p>
    <w:p>
      <w:pPr>
        <w:pBdr/>
        <w:tabs>
          <w:tab w:val="left" w:leader="none" w:pos="481"/>
        </w:tabs>
        <w:spacing w:line="344" w:lineRule="auto"/>
        <w:ind/>
        <w:rPr>
          <w:rFonts w:asciiTheme="minorEastAsia" w:hAnsiTheme="minorEastAsia"/>
          <w:b/>
          <w:bCs/>
          <w:sz w:val="24"/>
        </w:rPr>
      </w:pPr>
      <w:r>
        <w:rPr>
          <w:rFonts w:asciiTheme="minorEastAsia" w:hAnsiTheme="minorEastAsia"/>
          <w:b/>
          <w:bCs/>
          <w:sz w:val="24"/>
        </w:rPr>
      </w:r>
      <w:r>
        <w:rPr>
          <w:rFonts w:asciiTheme="minorEastAsia" w:hAnsiTheme="minorEastAsia"/>
          <w:b/>
          <w:bCs/>
          <w:sz w:val="24"/>
        </w:rPr>
      </w:r>
      <w:r>
        <w:rPr>
          <w:rFonts w:asciiTheme="minorEastAsia" w:hAnsiTheme="minorEastAsia"/>
          <w:b/>
          <w:bCs/>
          <w:sz w:val="24"/>
        </w:rPr>
      </w:r>
    </w:p>
    <w:p>
      <w:pPr>
        <w:pBdr/>
        <w:tabs>
          <w:tab w:val="left" w:leader="none" w:pos="481"/>
        </w:tabs>
        <w:spacing w:line="344" w:lineRule="auto"/>
        <w:ind/>
        <w:rPr>
          <w:rFonts w:asciiTheme="minorEastAsia" w:hAnsiTheme="minorEastAsia"/>
          <w:b/>
          <w:bCs/>
          <w:sz w:val="36"/>
          <w:szCs w:val="36"/>
        </w:rPr>
      </w:pPr>
      <w:r>
        <w:rPr>
          <w:rFonts w:hint="eastAsia" w:asciiTheme="minorEastAsia" w:hAnsiTheme="minorEastAsia"/>
          <w:b/>
          <w:bCs/>
          <w:sz w:val="36"/>
          <w:szCs w:val="36"/>
        </w:rPr>
        <w:t xml:space="preserve">第六章 乙方的权利和义务</w:t>
      </w:r>
      <w:r>
        <w:rPr>
          <w:rFonts w:asciiTheme="minorEastAsia" w:hAnsiTheme="minorEastAsia"/>
          <w:b/>
          <w:bCs/>
          <w:sz w:val="36"/>
          <w:szCs w:val="36"/>
        </w:rPr>
      </w:r>
      <w:r>
        <w:rPr>
          <w:rFonts w:asciiTheme="minorEastAsia" w:hAnsiTheme="minorEastAsia"/>
          <w:b/>
          <w:bCs/>
          <w:sz w:val="36"/>
          <w:szCs w:val="36"/>
        </w:rPr>
      </w:r>
    </w:p>
    <w:p>
      <w:pPr>
        <w:pBdr/>
        <w:tabs>
          <w:tab w:val="left" w:leader="none" w:pos="1063"/>
        </w:tabs>
        <w:spacing w:line="344" w:lineRule="auto"/>
        <w:ind w:hanging="324" w:left="41"/>
        <w:rPr>
          <w:rFonts w:asciiTheme="minorEastAsia" w:hAnsiTheme="minorEastAsia"/>
          <w:sz w:val="24"/>
        </w:rPr>
      </w:pPr>
      <w:r>
        <w:rPr>
          <w:rFonts w:hint="eastAsia" w:asciiTheme="minorEastAsia" w:hAnsiTheme="minorEastAsia"/>
          <w:sz w:val="24"/>
        </w:rPr>
        <w:t xml:space="preserve">   </w:t>
      </w:r>
      <w:r>
        <w:rPr>
          <w:rFonts w:asciiTheme="minorEastAsia" w:hAnsiTheme="minorEastAsia"/>
          <w:sz w:val="24"/>
        </w:rPr>
        <w:t xml:space="preserve">6</w:t>
      </w:r>
      <w:r>
        <w:rPr>
          <w:rFonts w:hint="eastAsia" w:asciiTheme="minorEastAsia" w:hAnsiTheme="minorEastAsia"/>
          <w:sz w:val="24"/>
        </w:rPr>
        <w:t xml:space="preserve">.1</w:t>
      </w:r>
      <w:r>
        <w:rPr>
          <w:rFonts w:asciiTheme="minorEastAsia" w:hAnsiTheme="minorEastAsia"/>
          <w:sz w:val="24"/>
        </w:rPr>
        <w:t xml:space="preserve">在甲方合同款项以现金方式全部交付乙方或现金支票方式全部到达乙方银行账户，且乙方收到为甲方提供网店服务所需客户资料（包括但不限于甲方的网站建设模纸、产品图片、规格参数、产品说明等资料）并向甲方发出书面确认后开始工作；</w:t>
      </w:r>
      <w:r>
        <w:rPr>
          <w:rFonts w:asciiTheme="minorEastAsia" w:hAnsiTheme="minorEastAsia"/>
          <w:sz w:val="24"/>
        </w:rPr>
      </w:r>
      <w:r>
        <w:rPr>
          <w:rFonts w:asciiTheme="minorEastAsia" w:hAnsiTheme="minorEastAsia"/>
          <w:sz w:val="24"/>
        </w:rPr>
      </w:r>
    </w:p>
    <w:p>
      <w:pPr>
        <w:pBdr/>
        <w:spacing w:line="49"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6"/>
        </w:tabs>
        <w:spacing w:line="328"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.2</w:t>
      </w:r>
      <w:r>
        <w:rPr>
          <w:rFonts w:asciiTheme="minorEastAsia" w:hAnsiTheme="minorEastAsia"/>
          <w:sz w:val="24"/>
        </w:rPr>
        <w:t xml:space="preserve">除有特殊约定外，乙方根据合同约定进行设计，并在二十个工作日内完成设计制作并告知甲方网店上线，若甲方对网店平台有特殊要求的，另行约定修改时间并已乙方运营专员确认为准；</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63"/>
        </w:tabs>
        <w:spacing w:line="328"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.3</w:t>
      </w:r>
      <w:r>
        <w:rPr>
          <w:rFonts w:asciiTheme="minorEastAsia" w:hAnsiTheme="minorEastAsia"/>
          <w:sz w:val="24"/>
        </w:rPr>
        <w:t xml:space="preserve">乙方有义务接听甲方专职客服和专职运营的服务电话，有权对甲方具体环节负责人提出服务异议并追究服务责任；</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10"/>
        </w:tabs>
        <w:spacing w:line="344"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.4</w:t>
      </w:r>
      <w:r>
        <w:rPr>
          <w:rFonts w:asciiTheme="minorEastAsia" w:hAnsiTheme="minorEastAsia"/>
          <w:sz w:val="24"/>
        </w:rPr>
        <w:t xml:space="preserve">乙方在甲方签署或视为默示同意签署附件《网店上线确认书》，在甲方网店已经完成装修并向乙方付清合同全部款项的前提下，乙方交付网店的方式为通过框架整改或细节调整至符合乙方运营标准，乙方按已付费托管期限负责网店维护，且甲方不得以网店未重新装修或装修名义抵扣或扣除合同总金额；</w:t>
      </w:r>
      <w:r>
        <w:rPr>
          <w:rFonts w:asciiTheme="minorEastAsia" w:hAnsiTheme="minorEastAsia"/>
          <w:sz w:val="24"/>
        </w:rPr>
      </w:r>
      <w:r>
        <w:rPr>
          <w:rFonts w:asciiTheme="minorEastAsia" w:hAnsiTheme="minorEastAsia"/>
          <w:sz w:val="24"/>
        </w:rPr>
      </w:r>
    </w:p>
    <w:p>
      <w:pPr>
        <w:pBdr/>
        <w:spacing w:line="49"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6"/>
        </w:tabs>
        <w:spacing w:line="344"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.5</w:t>
      </w:r>
      <w:r>
        <w:rPr>
          <w:rFonts w:asciiTheme="minorEastAsia" w:hAnsiTheme="minorEastAsia"/>
          <w:sz w:val="24"/>
        </w:rPr>
        <w:t xml:space="preserve">如甲方网店托管于乙方，乙方提供的网店服务时间从网店接收之日起计算；若非因乙方原因（包括但不限于第 5.1 条原因及第三方原因）造成自合同生效之日起四十五个工作日内网店服务平台没有正式发布，则四十五个工作日期满，视为服务期开始；</w:t>
      </w:r>
      <w:r>
        <w:rPr>
          <w:rFonts w:asciiTheme="minorEastAsia" w:hAnsiTheme="minorEastAsia"/>
          <w:sz w:val="24"/>
        </w:rPr>
      </w:r>
      <w:r>
        <w:rPr>
          <w:rFonts w:asciiTheme="minorEastAsia" w:hAnsiTheme="minorEastAsia"/>
          <w:sz w:val="24"/>
        </w:rPr>
      </w:r>
    </w:p>
    <w:p>
      <w:pPr>
        <w:pBdr/>
        <w:spacing w:line="49"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22"/>
        </w:tabs>
        <w:spacing w:line="328"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.6</w:t>
      </w:r>
      <w:r>
        <w:rPr>
          <w:rFonts w:asciiTheme="minorEastAsia" w:hAnsiTheme="minorEastAsia"/>
          <w:sz w:val="24"/>
        </w:rPr>
        <w:t xml:space="preserve">甲方在乙方的代运营服务，以本合第 3.1 条相关服务及收费标准为准，甲方已经知悉上述内容并同意乙方按照上述标准履行本合同；</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6"/>
        </w:tabs>
        <w:spacing w:line="328"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.7</w:t>
      </w:r>
      <w:r>
        <w:rPr>
          <w:rFonts w:asciiTheme="minorEastAsia" w:hAnsiTheme="minorEastAsia"/>
          <w:sz w:val="24"/>
        </w:rPr>
        <w:t xml:space="preserve">乙方应根据本合同约定负责向甲方网店提供正常运行服务。如因不可抗力或其它原因导致相关服务无法实现，乙方应尽最大的努力在合理期限内使其尽快恢复正常；</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6"/>
        </w:tabs>
        <w:spacing w:line="328"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.8</w:t>
      </w:r>
      <w:r>
        <w:rPr>
          <w:rFonts w:asciiTheme="minorEastAsia" w:hAnsiTheme="minorEastAsia"/>
          <w:sz w:val="24"/>
        </w:rPr>
        <w:t xml:space="preserve">甲方违反中华人民共和国法律法规及相关政策和平台规则，导致被关停或被处罚，从而导致的后果及损失完全由甲方承担，且乙方有且可以保留解除合同的权利；</w:t>
      </w:r>
      <w:r>
        <w:rPr>
          <w:rFonts w:asciiTheme="minorEastAsia" w:hAnsiTheme="minorEastAsia"/>
          <w:sz w:val="24"/>
        </w:rPr>
      </w:r>
      <w:r>
        <w:rPr>
          <w:rFonts w:asciiTheme="minorEastAsia" w:hAnsiTheme="minorEastAsia"/>
          <w:sz w:val="24"/>
        </w:rPr>
      </w:r>
    </w:p>
    <w:p>
      <w:pPr>
        <w:pBdr/>
        <w:spacing w:line="33"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00"/>
        </w:tabs>
        <w:spacing w:line="239" w:lineRule="auto"/>
        <w:ind/>
        <w:rPr>
          <w:rFonts w:asciiTheme="minorEastAsia" w:hAnsiTheme="minorEastAsia"/>
          <w:sz w:val="24"/>
        </w:rPr>
      </w:pPr>
      <w:r>
        <w:rPr>
          <w:rFonts w:asciiTheme="minorEastAsia" w:hAnsiTheme="minorEastAsia"/>
          <w:sz w:val="24"/>
        </w:rPr>
        <w:t xml:space="preserve">6</w:t>
      </w:r>
      <w:r>
        <w:rPr>
          <w:rFonts w:hint="eastAsia" w:asciiTheme="minorEastAsia" w:hAnsiTheme="minorEastAsia"/>
          <w:sz w:val="24"/>
        </w:rPr>
        <w:t xml:space="preserve">.9</w:t>
      </w:r>
      <w:r>
        <w:rPr>
          <w:rFonts w:asciiTheme="minorEastAsia" w:hAnsiTheme="minorEastAsia"/>
          <w:sz w:val="24"/>
        </w:rPr>
        <w:t xml:space="preserve">甲方网店设计制作范围的需求（设计制作参照如下标准），乙方另行报价为准进行收费:</w:t>
      </w:r>
      <w:r>
        <w:rPr>
          <w:rFonts w:asciiTheme="minorEastAsia" w:hAnsiTheme="minorEastAsia"/>
          <w:sz w:val="24"/>
        </w:rPr>
      </w:r>
      <w:r>
        <w:rPr>
          <w:rFonts w:asciiTheme="minorEastAsia" w:hAnsiTheme="minorEastAsia"/>
          <w:sz w:val="24"/>
        </w:rPr>
      </w:r>
    </w:p>
    <w:p>
      <w:pPr>
        <w:pBdr/>
        <w:tabs>
          <w:tab w:val="left" w:leader="none" w:pos="1000"/>
        </w:tabs>
        <w:spacing w:line="239"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tbl>
      <w:tblPr>
        <w:tblStyle w:val="1038"/>
        <w:tblInd w:w="0" w:type="dxa"/>
        <w:tblW w:w="13240" w:type="dxa"/>
        <w:tblCellMar>
          <w:left w:w="15" w:type="dxa"/>
          <w:top w:w="15" w:type="dxa"/>
          <w:right w:w="15" w:type="dxa"/>
          <w:bottom w:w="15" w:type="dxa"/>
        </w:tblCellMar>
        <w:tblBorders/>
        <w:tblLayout w:type="fixed"/>
        <w:tblLook w:val="04A0" w:firstRow="1" w:lastRow="0" w:firstColumn="1" w:lastColumn="0" w:noHBand="0" w:noVBand="1"/>
      </w:tblPr>
      <w:tblGrid>
        <w:gridCol w:w="3044"/>
        <w:gridCol w:w="2478"/>
        <w:gridCol w:w="3000"/>
        <w:gridCol w:w="4718"/>
      </w:tblGrid>
      <w:tr>
        <w:trPr>
          <w:trHeight w:val="509"/>
        </w:trPr>
        <w:tc>
          <w:tcPr>
            <w:shd w:val="clear" w:color="auto" w:fill="auto"/>
            <w:tcBorders>
              <w:top w:val="single" w:color="000000" w:sz="4" w:space="0"/>
              <w:left w:val="single" w:color="000000" w:sz="4" w:space="0"/>
              <w:bottom w:val="single" w:color="000000" w:sz="4" w:space="0"/>
              <w:right w:val="single" w:color="000000" w:sz="4" w:space="0"/>
            </w:tcBorders>
            <w:tcW w:w="3044" w:type="dxa"/>
            <w:vAlign w:val="center"/>
            <w:textDirection w:val="lrTb"/>
            <w:noWrap w:val="false"/>
          </w:tcPr>
          <w:p>
            <w:pPr>
              <w:widowControl w:val="true"/>
              <w:pBdr/>
              <w:spacing/>
              <w:ind/>
              <w:jc w:val="center"/>
              <w:rPr>
                <w:rFonts w:cs="宋体" w:asciiTheme="minorEastAsia" w:hAnsiTheme="minorEastAsia"/>
                <w:b/>
                <w:color w:val="000000"/>
                <w:sz w:val="24"/>
              </w:rPr>
            </w:pPr>
            <w:r>
              <w:rPr>
                <w:rFonts w:hint="eastAsia" w:cs="宋体" w:asciiTheme="minorEastAsia" w:hAnsiTheme="minorEastAsia"/>
                <w:b/>
                <w:color w:val="000000"/>
                <w:sz w:val="24"/>
              </w:rPr>
              <w:t xml:space="preserve">服务项目 </w:t>
            </w:r>
            <w:r>
              <w:rPr>
                <w:rFonts w:cs="宋体" w:asciiTheme="minorEastAsia" w:hAnsiTheme="minorEastAsia"/>
                <w:b/>
                <w:color w:val="000000"/>
                <w:sz w:val="24"/>
              </w:rPr>
            </w:r>
            <w:r>
              <w:rPr>
                <w:rFonts w:cs="宋体" w:asciiTheme="minorEastAsia" w:hAnsiTheme="minorEastAsia"/>
                <w:b/>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2478" w:type="dxa"/>
            <w:vAlign w:val="center"/>
            <w:textDirection w:val="lrTb"/>
            <w:noWrap w:val="false"/>
          </w:tcPr>
          <w:p>
            <w:pPr>
              <w:widowControl w:val="true"/>
              <w:pBdr/>
              <w:spacing/>
              <w:ind/>
              <w:jc w:val="center"/>
              <w:rPr>
                <w:rFonts w:cs="宋体" w:asciiTheme="minorEastAsia" w:hAnsiTheme="minorEastAsia"/>
                <w:b/>
                <w:color w:val="000000"/>
                <w:sz w:val="24"/>
              </w:rPr>
            </w:pPr>
            <w:r>
              <w:rPr>
                <w:rFonts w:hint="eastAsia" w:cs="宋体" w:asciiTheme="minorEastAsia" w:hAnsiTheme="minorEastAsia"/>
                <w:b/>
                <w:color w:val="000000"/>
                <w:sz w:val="24"/>
              </w:rPr>
              <w:t xml:space="preserve">套餐标准</w:t>
            </w:r>
            <w:r>
              <w:rPr>
                <w:rFonts w:cs="宋体" w:asciiTheme="minorEastAsia" w:hAnsiTheme="minorEastAsia"/>
                <w:b/>
                <w:color w:val="000000"/>
                <w:sz w:val="24"/>
              </w:rPr>
            </w:r>
            <w:r>
              <w:rPr>
                <w:rFonts w:cs="宋体" w:asciiTheme="minorEastAsia" w:hAnsiTheme="minorEastAsia"/>
                <w:b/>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3000" w:type="dxa"/>
            <w:vAlign w:val="center"/>
            <w:textDirection w:val="lrTb"/>
            <w:noWrap w:val="false"/>
          </w:tcPr>
          <w:p>
            <w:pPr>
              <w:widowControl w:val="true"/>
              <w:pBdr/>
              <w:spacing/>
              <w:ind/>
              <w:jc w:val="center"/>
              <w:rPr>
                <w:rFonts w:cs="宋体" w:asciiTheme="minorEastAsia" w:hAnsiTheme="minorEastAsia"/>
                <w:b/>
                <w:color w:val="000000"/>
                <w:sz w:val="24"/>
              </w:rPr>
            </w:pPr>
            <w:r>
              <w:rPr>
                <w:rFonts w:hint="eastAsia" w:cs="宋体" w:asciiTheme="minorEastAsia" w:hAnsiTheme="minorEastAsia"/>
                <w:b/>
                <w:color w:val="000000"/>
                <w:sz w:val="24"/>
              </w:rPr>
              <w:t xml:space="preserve">活动装修标准</w:t>
            </w:r>
            <w:r>
              <w:rPr>
                <w:rFonts w:cs="宋体" w:asciiTheme="minorEastAsia" w:hAnsiTheme="minorEastAsia"/>
                <w:b/>
                <w:color w:val="000000"/>
                <w:sz w:val="24"/>
              </w:rPr>
            </w:r>
            <w:r>
              <w:rPr>
                <w:rFonts w:cs="宋体" w:asciiTheme="minorEastAsia" w:hAnsiTheme="minorEastAsia"/>
                <w:b/>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4718" w:type="dxa"/>
            <w:vAlign w:val="center"/>
            <w:textDirection w:val="lrTb"/>
            <w:noWrap w:val="false"/>
          </w:tcPr>
          <w:p>
            <w:pPr>
              <w:widowControl w:val="true"/>
              <w:pBdr/>
              <w:spacing/>
              <w:ind/>
              <w:jc w:val="center"/>
              <w:rPr>
                <w:rFonts w:cs="宋体" w:asciiTheme="minorEastAsia" w:hAnsiTheme="minorEastAsia"/>
                <w:b/>
                <w:color w:val="000000"/>
                <w:sz w:val="24"/>
              </w:rPr>
            </w:pPr>
            <w:r>
              <w:rPr>
                <w:rFonts w:hint="eastAsia" w:cs="宋体" w:asciiTheme="minorEastAsia" w:hAnsiTheme="minorEastAsia"/>
                <w:b/>
                <w:color w:val="000000"/>
                <w:sz w:val="24"/>
              </w:rPr>
              <w:t xml:space="preserve">  超出部分收费标准</w:t>
            </w:r>
            <w:r>
              <w:rPr>
                <w:rFonts w:cs="宋体" w:asciiTheme="minorEastAsia" w:hAnsiTheme="minorEastAsia"/>
                <w:b/>
                <w:color w:val="000000"/>
                <w:sz w:val="24"/>
              </w:rPr>
            </w:r>
            <w:r>
              <w:rPr>
                <w:rFonts w:cs="宋体" w:asciiTheme="minorEastAsia" w:hAnsiTheme="minorEastAsia"/>
                <w:b/>
                <w:color w:val="000000"/>
                <w:sz w:val="24"/>
              </w:rPr>
            </w:r>
          </w:p>
        </w:tc>
      </w:tr>
      <w:tr>
        <w:trPr>
          <w:trHeight w:val="493"/>
        </w:trPr>
        <w:tc>
          <w:tcPr>
            <w:shd w:val="clear" w:color="auto" w:fill="auto"/>
            <w:tcBorders>
              <w:top w:val="single" w:color="000000" w:sz="4" w:space="0"/>
              <w:left w:val="single" w:color="000000" w:sz="4" w:space="0"/>
              <w:bottom w:val="single" w:color="000000" w:sz="4" w:space="0"/>
              <w:right w:val="single" w:color="000000" w:sz="4" w:space="0"/>
            </w:tcBorders>
            <w:tcW w:w="3044"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首页设计制作</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2478"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免收费：1 套</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3000"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免收费：1 套</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4718" w:type="dxa"/>
            <w:vAlign w:val="center"/>
            <w:textDirection w:val="lrTb"/>
            <w:noWrap w:val="false"/>
          </w:tcPr>
          <w:p>
            <w:pPr>
              <w:widowControl w:val="true"/>
              <w:pBdr/>
              <w:spacing/>
              <w:ind/>
              <w:jc w:val="center"/>
              <w:rPr>
                <w:rFonts w:cs="宋体" w:asciiTheme="minorEastAsia" w:hAnsiTheme="minorEastAsia"/>
                <w:color w:val="000000"/>
                <w:sz w:val="24"/>
              </w:rPr>
            </w:pPr>
            <w:r>
              <w:rPr>
                <w:rFonts w:cs="宋体" w:asciiTheme="minorEastAsia" w:hAnsiTheme="minorEastAsia"/>
                <w:color w:val="000000"/>
                <w:sz w:val="24"/>
              </w:rPr>
              <w:t xml:space="preserve">10</w:t>
            </w:r>
            <w:r>
              <w:rPr>
                <w:rFonts w:hint="eastAsia" w:cs="宋体" w:asciiTheme="minorEastAsia" w:hAnsiTheme="minorEastAsia"/>
                <w:color w:val="000000"/>
                <w:sz w:val="24"/>
              </w:rPr>
              <w:t xml:space="preserve">00 元/套</w:t>
            </w:r>
            <w:r>
              <w:rPr>
                <w:rFonts w:cs="宋体" w:asciiTheme="minorEastAsia" w:hAnsiTheme="minorEastAsia"/>
                <w:color w:val="000000"/>
                <w:sz w:val="24"/>
              </w:rPr>
            </w:r>
            <w:r>
              <w:rPr>
                <w:rFonts w:cs="宋体" w:asciiTheme="minorEastAsia" w:hAnsiTheme="minorEastAsia"/>
                <w:color w:val="000000"/>
                <w:sz w:val="24"/>
              </w:rPr>
            </w:r>
          </w:p>
        </w:tc>
      </w:tr>
      <w:tr>
        <w:trPr>
          <w:trHeight w:val="570"/>
        </w:trPr>
        <w:tc>
          <w:tcPr>
            <w:shd w:val="clear" w:color="auto" w:fill="auto"/>
            <w:tcBorders>
              <w:top w:val="single" w:color="000000" w:sz="4" w:space="0"/>
              <w:left w:val="single" w:color="000000" w:sz="4" w:space="0"/>
              <w:bottom w:val="single" w:color="000000" w:sz="4" w:space="0"/>
              <w:right w:val="single" w:color="000000" w:sz="4" w:space="0"/>
            </w:tcBorders>
            <w:tcW w:w="3044"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详情页设计制作</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2478"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免收费：20 款</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3000"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免收费：1 款</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4718" w:type="dxa"/>
            <w:vAlign w:val="center"/>
            <w:textDirection w:val="lrTb"/>
            <w:noWrap w:val="false"/>
          </w:tcPr>
          <w:p>
            <w:pPr>
              <w:widowControl w:val="true"/>
              <w:pBdr/>
              <w:spacing/>
              <w:ind/>
              <w:jc w:val="center"/>
              <w:rPr>
                <w:rFonts w:cs="宋体" w:asciiTheme="minorEastAsia" w:hAnsiTheme="minorEastAsia"/>
                <w:color w:val="000000"/>
                <w:sz w:val="24"/>
              </w:rPr>
            </w:pPr>
            <w:r>
              <w:rPr>
                <w:rFonts w:cs="宋体" w:asciiTheme="minorEastAsia" w:hAnsiTheme="minorEastAsia"/>
                <w:color w:val="000000"/>
                <w:sz w:val="24"/>
              </w:rPr>
              <w:t xml:space="preserve">5</w:t>
            </w:r>
            <w:r>
              <w:rPr>
                <w:rFonts w:hint="eastAsia" w:cs="宋体" w:asciiTheme="minorEastAsia" w:hAnsiTheme="minorEastAsia"/>
                <w:color w:val="000000"/>
                <w:sz w:val="24"/>
              </w:rPr>
              <w:t xml:space="preserve">00 元/款</w:t>
            </w:r>
            <w:r>
              <w:rPr>
                <w:rFonts w:cs="宋体" w:asciiTheme="minorEastAsia" w:hAnsiTheme="minorEastAsia"/>
                <w:color w:val="000000"/>
                <w:sz w:val="24"/>
              </w:rPr>
            </w:r>
            <w:r>
              <w:rPr>
                <w:rFonts w:cs="宋体" w:asciiTheme="minorEastAsia" w:hAnsiTheme="minorEastAsia"/>
                <w:color w:val="000000"/>
                <w:sz w:val="24"/>
              </w:rPr>
            </w:r>
          </w:p>
        </w:tc>
      </w:tr>
      <w:tr>
        <w:trPr>
          <w:trHeight w:val="616"/>
        </w:trPr>
        <w:tc>
          <w:tcPr>
            <w:shd w:val="clear" w:color="auto" w:fill="auto"/>
            <w:tcBorders>
              <w:top w:val="single" w:color="000000" w:sz="4" w:space="0"/>
              <w:left w:val="single" w:color="000000" w:sz="4" w:space="0"/>
              <w:bottom w:val="single" w:color="000000" w:sz="4" w:space="0"/>
              <w:right w:val="single" w:color="000000" w:sz="4" w:space="0"/>
            </w:tcBorders>
            <w:tcW w:w="3044"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活动设计制作</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2478"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免收费：5 套</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3000" w:type="dxa"/>
            <w:vAlign w:val="center"/>
            <w:textDirection w:val="lrTb"/>
            <w:noWrap w:val="false"/>
          </w:tcPr>
          <w:p>
            <w:pPr>
              <w:widowControl w:val="true"/>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免收费：5 款</w:t>
            </w:r>
            <w:r>
              <w:rPr>
                <w:rFonts w:cs="宋体" w:asciiTheme="minorEastAsia" w:hAnsiTheme="minorEastAsia"/>
                <w:color w:val="000000"/>
                <w:sz w:val="24"/>
              </w:rPr>
            </w:r>
            <w:r>
              <w:rPr>
                <w:rFonts w:cs="宋体" w:asciiTheme="minorEastAsia" w:hAnsiTheme="minorEastAsia"/>
                <w:color w:val="000000"/>
                <w:sz w:val="24"/>
              </w:rPr>
            </w:r>
          </w:p>
        </w:tc>
        <w:tc>
          <w:tcPr>
            <w:shd w:val="clear" w:color="auto" w:fill="auto"/>
            <w:tcBorders>
              <w:top w:val="single" w:color="000000" w:sz="4" w:space="0"/>
              <w:left w:val="single" w:color="000000" w:sz="4" w:space="0"/>
              <w:bottom w:val="single" w:color="000000" w:sz="4" w:space="0"/>
              <w:right w:val="single" w:color="000000" w:sz="4" w:space="0"/>
            </w:tcBorders>
            <w:tcW w:w="4718" w:type="dxa"/>
            <w:vAlign w:val="center"/>
            <w:textDirection w:val="lrTb"/>
            <w:noWrap w:val="false"/>
          </w:tcPr>
          <w:p>
            <w:pPr>
              <w:pStyle w:val="1044"/>
              <w:widowControl w:val="true"/>
              <w:numPr>
                <w:ilvl w:val="0"/>
                <w:numId w:val="2"/>
              </w:numPr>
              <w:pBdr/>
              <w:spacing/>
              <w:ind/>
              <w:jc w:val="center"/>
              <w:rPr>
                <w:rFonts w:cs="宋体" w:asciiTheme="minorEastAsia" w:hAnsiTheme="minorEastAsia"/>
                <w:color w:val="000000"/>
                <w:sz w:val="24"/>
              </w:rPr>
            </w:pPr>
            <w:r>
              <w:rPr>
                <w:rFonts w:hint="eastAsia" w:cs="宋体" w:asciiTheme="minorEastAsia" w:hAnsiTheme="minorEastAsia"/>
                <w:color w:val="000000"/>
                <w:sz w:val="24"/>
              </w:rPr>
              <w:t xml:space="preserve">元/套</w:t>
            </w:r>
            <w:r>
              <w:rPr>
                <w:rFonts w:cs="宋体" w:asciiTheme="minorEastAsia" w:hAnsiTheme="minorEastAsia"/>
                <w:color w:val="000000"/>
                <w:sz w:val="24"/>
              </w:rPr>
            </w:r>
            <w:r>
              <w:rPr>
                <w:rFonts w:cs="宋体" w:asciiTheme="minorEastAsia" w:hAnsiTheme="minorEastAsia"/>
                <w:color w:val="000000"/>
                <w:sz w:val="24"/>
              </w:rPr>
            </w:r>
          </w:p>
        </w:tc>
      </w:tr>
    </w:tbl>
    <w:p>
      <w:pPr>
        <w:pBdr/>
        <w:spacing/>
        <w:ind/>
        <w:jc w:val="left"/>
        <w:rPr>
          <w:rFonts w:asciiTheme="minorEastAsia" w:hAnsiTheme="minorEastAsia"/>
          <w:b/>
          <w:bCs/>
          <w:sz w:val="24"/>
        </w:rPr>
      </w:pPr>
      <w:r>
        <w:rPr>
          <w:rFonts w:asciiTheme="minorEastAsia" w:hAnsiTheme="minorEastAsia"/>
          <w:b/>
          <w:bCs/>
          <w:sz w:val="24"/>
        </w:rPr>
      </w:r>
      <w:r>
        <w:rPr>
          <w:rFonts w:asciiTheme="minorEastAsia" w:hAnsiTheme="minorEastAsia"/>
          <w:b/>
          <w:bCs/>
          <w:sz w:val="24"/>
        </w:rPr>
      </w:r>
      <w:r>
        <w:rPr>
          <w:rFonts w:asciiTheme="minorEastAsia" w:hAnsiTheme="minorEastAsia"/>
          <w:b/>
          <w:bCs/>
          <w:sz w:val="24"/>
        </w:rPr>
      </w:r>
    </w:p>
    <w:p>
      <w:pPr>
        <w:pBdr/>
        <w:spacing/>
        <w:ind/>
        <w:jc w:val="left"/>
        <w:rPr>
          <w:rFonts w:asciiTheme="minorEastAsia" w:hAnsiTheme="minorEastAsia"/>
          <w:b/>
          <w:bCs/>
          <w:sz w:val="36"/>
          <w:szCs w:val="36"/>
        </w:rPr>
      </w:pPr>
      <w:r>
        <w:rPr>
          <w:rFonts w:hint="eastAsia" w:asciiTheme="minorEastAsia" w:hAnsiTheme="minorEastAsia"/>
          <w:b/>
          <w:bCs/>
          <w:sz w:val="36"/>
          <w:szCs w:val="36"/>
        </w:rPr>
        <w:t xml:space="preserve">第七章 保密条款</w:t>
      </w:r>
      <w:r>
        <w:rPr>
          <w:rFonts w:asciiTheme="minorEastAsia" w:hAnsiTheme="minorEastAsia"/>
          <w:b/>
          <w:bCs/>
          <w:sz w:val="36"/>
          <w:szCs w:val="36"/>
        </w:rPr>
      </w:r>
      <w:r>
        <w:rPr>
          <w:rFonts w:asciiTheme="minorEastAsia" w:hAnsiTheme="minorEastAsia"/>
          <w:b/>
          <w:bCs/>
          <w:sz w:val="36"/>
          <w:szCs w:val="36"/>
        </w:rPr>
      </w:r>
    </w:p>
    <w:p>
      <w:pPr>
        <w:pBdr/>
        <w:tabs>
          <w:tab w:val="left" w:leader="none" w:pos="1046"/>
        </w:tabs>
        <w:spacing w:line="344" w:lineRule="auto"/>
        <w:ind/>
        <w:rPr>
          <w:rFonts w:asciiTheme="minorEastAsia" w:hAnsiTheme="minorEastAsia"/>
          <w:sz w:val="24"/>
        </w:rPr>
      </w:pPr>
      <w:r>
        <w:rPr>
          <w:rFonts w:asciiTheme="minorEastAsia" w:hAnsiTheme="minorEastAsia"/>
          <w:sz w:val="24"/>
        </w:rPr>
        <w:t xml:space="preserve">7</w:t>
      </w:r>
      <w:r>
        <w:rPr>
          <w:rFonts w:hint="eastAsia" w:asciiTheme="minorEastAsia" w:hAnsiTheme="minorEastAsia"/>
          <w:sz w:val="24"/>
        </w:rPr>
        <w:t xml:space="preserve">.1</w:t>
      </w:r>
      <w:r>
        <w:rPr>
          <w:rFonts w:asciiTheme="minorEastAsia" w:hAnsiTheme="minorEastAsia"/>
          <w:sz w:val="24"/>
        </w:rPr>
        <w:t xml:space="preserve">合同任何一方对在合作过程中获知的对方的商业秘密（包括技术信息和经营信息）负有保密义务。未经对方书面许可，任何一方不得将其泄露给第三方，否则应承担违约责任并赔偿损失（法律法规或政府部门要求的除外）；</w:t>
      </w:r>
      <w:r>
        <w:rPr>
          <w:rFonts w:asciiTheme="minorEastAsia" w:hAnsiTheme="minorEastAsia"/>
          <w:sz w:val="24"/>
        </w:rPr>
      </w:r>
      <w:r>
        <w:rPr>
          <w:rFonts w:asciiTheme="minorEastAsia" w:hAnsiTheme="minorEastAsia"/>
          <w:sz w:val="24"/>
        </w:rPr>
      </w:r>
    </w:p>
    <w:p>
      <w:pPr>
        <w:pBdr/>
        <w:spacing w:line="50"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6"/>
        </w:tabs>
        <w:spacing w:line="344" w:lineRule="auto"/>
        <w:ind/>
        <w:rPr>
          <w:rFonts w:asciiTheme="minorEastAsia" w:hAnsiTheme="minorEastAsia"/>
          <w:sz w:val="24"/>
        </w:rPr>
      </w:pPr>
      <w:r>
        <w:rPr>
          <w:rFonts w:asciiTheme="minorEastAsia" w:hAnsiTheme="minorEastAsia"/>
          <w:sz w:val="24"/>
        </w:rPr>
        <w:t xml:space="preserve">7</w:t>
      </w:r>
      <w:r>
        <w:rPr>
          <w:rFonts w:hint="eastAsia" w:asciiTheme="minorEastAsia" w:hAnsiTheme="minorEastAsia"/>
          <w:sz w:val="24"/>
        </w:rPr>
        <w:t xml:space="preserve">.2</w:t>
      </w:r>
      <w:r>
        <w:rPr>
          <w:rFonts w:asciiTheme="minorEastAsia" w:hAnsiTheme="minorEastAsia"/>
          <w:sz w:val="24"/>
        </w:rPr>
        <w:t xml:space="preserve">合同终止之后，各方仍需遵守本合同之保密条款，履行其所承诺的保密义务，直到对方书面同意解除此项义务，或该商业秘密已成为业内公知信息，不会因违反本合同的保密条款而给对方造成任何形式的损害时为止。</w:t>
      </w:r>
      <w:r>
        <w:rPr>
          <w:rFonts w:asciiTheme="minorEastAsia" w:hAnsiTheme="minorEastAsia"/>
          <w:sz w:val="24"/>
        </w:rPr>
      </w:r>
      <w:r>
        <w:rPr>
          <w:rFonts w:asciiTheme="minorEastAsia" w:hAnsiTheme="minorEastAsia"/>
          <w:sz w:val="24"/>
        </w:rPr>
      </w:r>
    </w:p>
    <w:p>
      <w:pPr>
        <w:pBdr/>
        <w:tabs>
          <w:tab w:val="left" w:leader="none" w:pos="1046"/>
        </w:tabs>
        <w:spacing w:line="344" w:lineRule="auto"/>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spacing/>
        <w:ind/>
        <w:jc w:val="left"/>
        <w:rPr>
          <w:rFonts w:asciiTheme="minorEastAsia" w:hAnsiTheme="minorEastAsia"/>
          <w:b/>
          <w:bCs/>
          <w:sz w:val="36"/>
          <w:szCs w:val="36"/>
        </w:rPr>
      </w:pPr>
      <w:r>
        <w:rPr>
          <w:rFonts w:hint="eastAsia" w:asciiTheme="minorEastAsia" w:hAnsiTheme="minorEastAsia"/>
          <w:b/>
          <w:bCs/>
          <w:sz w:val="36"/>
          <w:szCs w:val="36"/>
        </w:rPr>
        <w:t xml:space="preserve">第八章 违约责任</w:t>
      </w:r>
      <w:r>
        <w:rPr>
          <w:rFonts w:asciiTheme="minorEastAsia" w:hAnsiTheme="minorEastAsia"/>
          <w:b/>
          <w:bCs/>
          <w:sz w:val="36"/>
          <w:szCs w:val="36"/>
        </w:rPr>
      </w:r>
      <w:r>
        <w:rPr>
          <w:rFonts w:asciiTheme="minorEastAsia" w:hAnsiTheme="minorEastAsia"/>
          <w:b/>
          <w:bCs/>
          <w:sz w:val="36"/>
          <w:szCs w:val="36"/>
        </w:rPr>
      </w:r>
    </w:p>
    <w:p>
      <w:pPr>
        <w:pBdr/>
        <w:tabs>
          <w:tab w:val="left" w:leader="none" w:pos="1046"/>
        </w:tabs>
        <w:spacing w:line="328" w:lineRule="auto"/>
        <w:ind/>
        <w:rPr>
          <w:rFonts w:asciiTheme="minorEastAsia" w:hAnsiTheme="minorEastAsia"/>
          <w:sz w:val="24"/>
        </w:rPr>
      </w:pPr>
      <w:r>
        <w:rPr>
          <w:rFonts w:asciiTheme="minorEastAsia" w:hAnsiTheme="minorEastAsia"/>
          <w:sz w:val="24"/>
        </w:rPr>
        <w:t xml:space="preserve">8</w:t>
      </w:r>
      <w:r>
        <w:rPr>
          <w:rFonts w:hint="eastAsia" w:asciiTheme="minorEastAsia" w:hAnsiTheme="minorEastAsia"/>
          <w:sz w:val="24"/>
        </w:rPr>
        <w:t xml:space="preserve">.1</w:t>
      </w:r>
      <w:r>
        <w:rPr>
          <w:rFonts w:asciiTheme="minorEastAsia" w:hAnsiTheme="minorEastAsia"/>
          <w:sz w:val="24"/>
        </w:rPr>
        <w:t xml:space="preserve">乙方如违反本合同有关规定，在乙方采取补救措施前甲方有权督促乙方及时采取补救措施，如乙方未采取补救措施，甲方有权单方面终止合同并要求乙方退还剩余服务期运营费用；</w:t>
      </w:r>
      <w:r>
        <w:rPr>
          <w:rFonts w:asciiTheme="minorEastAsia" w:hAnsiTheme="minorEastAsia"/>
          <w:sz w:val="24"/>
        </w:rPr>
      </w:r>
      <w:r>
        <w:rPr>
          <w:rFonts w:asciiTheme="minorEastAsia" w:hAnsiTheme="minorEastAsia"/>
          <w:sz w:val="24"/>
        </w:rPr>
      </w:r>
    </w:p>
    <w:p>
      <w:pPr>
        <w:pBdr/>
        <w:spacing w:line="44"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1040"/>
        </w:tabs>
        <w:spacing w:line="0" w:lineRule="atLeast"/>
        <w:ind/>
        <w:rPr>
          <w:rFonts w:asciiTheme="minorEastAsia" w:hAnsiTheme="minorEastAsia"/>
          <w:sz w:val="24"/>
        </w:rPr>
      </w:pPr>
      <w:r>
        <w:rPr>
          <w:rFonts w:asciiTheme="minorEastAsia" w:hAnsiTheme="minorEastAsia"/>
          <w:sz w:val="24"/>
        </w:rPr>
        <w:t xml:space="preserve">8</w:t>
      </w:r>
      <w:r>
        <w:rPr>
          <w:rFonts w:hint="eastAsia" w:asciiTheme="minorEastAsia" w:hAnsiTheme="minorEastAsia"/>
          <w:sz w:val="24"/>
        </w:rPr>
        <w:t xml:space="preserve">.2</w:t>
      </w:r>
      <w:r>
        <w:rPr>
          <w:rFonts w:asciiTheme="minorEastAsia" w:hAnsiTheme="minorEastAsia"/>
          <w:sz w:val="24"/>
        </w:rPr>
        <w:t xml:space="preserve">甲方如违反本合同有关规定，乙方有权暂停提供服务，同时甲方已经缴付的一切费用将不予返还，如甲方在签订协议后，支付费用前单方违约的，需向乙方支付本协议总金额 20%的违约金；</w:t>
      </w:r>
      <w:r>
        <w:rPr>
          <w:rFonts w:asciiTheme="minorEastAsia" w:hAnsiTheme="minorEastAsia"/>
          <w:sz w:val="24"/>
        </w:rPr>
      </w:r>
      <w:r>
        <w:rPr>
          <w:rFonts w:asciiTheme="minorEastAsia" w:hAnsiTheme="minorEastAsia"/>
          <w:sz w:val="24"/>
        </w:rPr>
      </w:r>
    </w:p>
    <w:p>
      <w:pPr>
        <w:pBdr/>
        <w:spacing w:line="121"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780"/>
        </w:tabs>
        <w:spacing w:line="239" w:lineRule="auto"/>
        <w:ind/>
        <w:rPr>
          <w:rFonts w:asciiTheme="minorEastAsia" w:hAnsiTheme="minorEastAsia"/>
          <w:sz w:val="24"/>
        </w:rPr>
      </w:pPr>
      <w:r>
        <w:rPr>
          <w:rFonts w:asciiTheme="minorEastAsia" w:hAnsiTheme="minorEastAsia"/>
          <w:sz w:val="24"/>
        </w:rPr>
        <w:t xml:space="preserve">8</w:t>
      </w:r>
      <w:r>
        <w:rPr>
          <w:rFonts w:hint="eastAsia" w:asciiTheme="minorEastAsia" w:hAnsiTheme="minorEastAsia"/>
          <w:sz w:val="24"/>
        </w:rPr>
        <w:t xml:space="preserve">.3</w:t>
      </w:r>
      <w:r>
        <w:rPr>
          <w:rFonts w:asciiTheme="minorEastAsia" w:hAnsiTheme="minorEastAsia"/>
          <w:sz w:val="24"/>
        </w:rPr>
        <w:t xml:space="preserve">甲方如在使用本合同项的产品或服务过程中触犯中华人民共和国的法律法规，应独立承担全部责任；</w:t>
      </w:r>
      <w:r>
        <w:rPr>
          <w:rFonts w:asciiTheme="minorEastAsia" w:hAnsiTheme="minorEastAsia"/>
          <w:sz w:val="24"/>
        </w:rPr>
      </w:r>
      <w:r>
        <w:rPr>
          <w:rFonts w:asciiTheme="minorEastAsia" w:hAnsiTheme="minorEastAsia"/>
          <w:sz w:val="24"/>
        </w:rPr>
      </w:r>
    </w:p>
    <w:p>
      <w:pPr>
        <w:pBdr/>
        <w:spacing w:line="153"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t xml:space="preserve">8</w:t>
      </w:r>
      <w:r>
        <w:rPr>
          <w:rFonts w:hint="eastAsia" w:asciiTheme="minorEastAsia" w:hAnsiTheme="minorEastAsia"/>
          <w:sz w:val="24"/>
        </w:rPr>
        <w:t xml:space="preserve">.4</w:t>
      </w:r>
      <w:r>
        <w:rPr>
          <w:rFonts w:asciiTheme="minorEastAsia" w:hAnsiTheme="minorEastAsia"/>
          <w:sz w:val="24"/>
        </w:rPr>
        <w:t xml:space="preserve">乙方在执行本合同服务条款过程中因其过错给甲方带来损失，而向甲方支付的赔偿总额不应超过甲方已向乙方支付的费用；</w:t>
      </w:r>
      <w:r>
        <w:rPr>
          <w:rFonts w:asciiTheme="minorEastAsia" w:hAnsiTheme="minorEastAsia"/>
          <w:sz w:val="24"/>
        </w:rPr>
      </w:r>
      <w:r>
        <w:rPr>
          <w:rFonts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t xml:space="preserve">8</w:t>
      </w:r>
      <w:r>
        <w:rPr>
          <w:rFonts w:hint="eastAsia" w:asciiTheme="minorEastAsia" w:hAnsiTheme="minorEastAsia"/>
          <w:sz w:val="24"/>
        </w:rPr>
        <w:t xml:space="preserve">.5</w:t>
      </w:r>
      <w:r>
        <w:rPr>
          <w:rFonts w:asciiTheme="minorEastAsia" w:hAnsiTheme="minorEastAsia"/>
          <w:sz w:val="24"/>
        </w:rPr>
        <w:t xml:space="preserve">乙方按约定参与销售额提成，如甲方不履行利润分享，</w:t>
      </w:r>
      <w:r>
        <w:rPr>
          <w:rFonts w:hint="eastAsia" w:asciiTheme="minorEastAsia" w:hAnsiTheme="minorEastAsia"/>
          <w:sz w:val="24"/>
        </w:rPr>
        <w:t xml:space="preserve">甲方需向乙方支付当月销售额30%的违约金</w:t>
      </w:r>
      <w:r>
        <w:rPr>
          <w:rFonts w:asciiTheme="minorEastAsia" w:hAnsiTheme="minorEastAsia"/>
          <w:sz w:val="24"/>
        </w:rPr>
        <w:t xml:space="preserve">，</w:t>
      </w:r>
      <w:r>
        <w:rPr>
          <w:rFonts w:hint="eastAsia" w:asciiTheme="minorEastAsia" w:hAnsiTheme="minorEastAsia"/>
          <w:sz w:val="24"/>
        </w:rPr>
        <w:t xml:space="preserve">且终止合同</w:t>
      </w:r>
      <w:r>
        <w:rPr>
          <w:rFonts w:asciiTheme="minorEastAsia" w:hAnsiTheme="minorEastAsia"/>
          <w:sz w:val="24"/>
        </w:rPr>
        <w:t xml:space="preserve">。</w:t>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b/>
          <w:bCs/>
          <w:sz w:val="36"/>
          <w:szCs w:val="36"/>
        </w:rPr>
      </w:pPr>
      <w:r>
        <w:rPr>
          <w:rFonts w:hint="eastAsia" w:asciiTheme="minorEastAsia" w:hAnsiTheme="minorEastAsia"/>
          <w:b/>
          <w:bCs/>
          <w:sz w:val="36"/>
          <w:szCs w:val="36"/>
          <w:highlight w:val="lightGray"/>
        </w:rPr>
        <w:t xml:space="preserve">第九章</w:t>
      </w:r>
      <w:r>
        <w:rPr>
          <w:rFonts w:hint="eastAsia" w:asciiTheme="minorEastAsia" w:hAnsiTheme="minorEastAsia"/>
          <w:b/>
          <w:bCs/>
          <w:sz w:val="36"/>
          <w:szCs w:val="36"/>
        </w:rPr>
        <w:t xml:space="preserve">合同生效和终止</w:t>
      </w:r>
      <w:r>
        <w:rPr>
          <w:rFonts w:asciiTheme="minorEastAsia" w:hAnsiTheme="minorEastAsia"/>
          <w:b/>
          <w:bCs/>
          <w:sz w:val="36"/>
          <w:szCs w:val="36"/>
        </w:rPr>
      </w:r>
      <w:r>
        <w:rPr>
          <w:rFonts w:asciiTheme="minorEastAsia" w:hAnsiTheme="minorEastAsia"/>
          <w:b/>
          <w:bCs/>
          <w:sz w:val="36"/>
          <w:szCs w:val="36"/>
        </w:rPr>
      </w:r>
    </w:p>
    <w:p>
      <w:pPr>
        <w:pBdr/>
        <w:tabs>
          <w:tab w:val="left" w:leader="none" w:pos="826"/>
        </w:tabs>
        <w:spacing w:line="328" w:lineRule="auto"/>
        <w:ind w:right="40"/>
        <w:rPr>
          <w:rFonts w:hint="default" w:asciiTheme="minorEastAsia" w:hAnsiTheme="minorEastAsia"/>
          <w:sz w:val="24"/>
        </w:rPr>
      </w:pPr>
      <w:r>
        <w:rPr>
          <w:rFonts w:asciiTheme="minorEastAsia" w:hAnsiTheme="minorEastAsia"/>
          <w:sz w:val="24"/>
        </w:rPr>
        <w:t xml:space="preserve">9</w:t>
      </w:r>
      <w:r>
        <w:rPr>
          <w:rFonts w:hint="eastAsia" w:asciiTheme="minorEastAsia" w:hAnsiTheme="minorEastAsia"/>
          <w:sz w:val="24"/>
        </w:rPr>
        <w:t xml:space="preserve">.1</w:t>
      </w:r>
      <w:r>
        <w:rPr>
          <w:rFonts w:asciiTheme="minorEastAsia" w:hAnsiTheme="minorEastAsia"/>
          <w:sz w:val="24"/>
        </w:rPr>
        <w:t xml:space="preserve">本合同自签约各方签字盖章之日起生效，至服务期满并且签约各方履行完毕约定义务之日终止。本合同空白处由乙方授权代表填写方为有效；</w:t>
      </w:r>
      <w:ins w:id="2" w:author="未知" w:date="2025-11-02T19:02:27Z">
        <w:r>
          <w:rPr>
            <w:rFonts w:asciiTheme="minorEastAsia" w:hAnsiTheme="minorEastAsia"/>
            <w:sz w:val="24"/>
          </w:rPr>
          <w:t xml:space="preserve">9.1.1 在本合同期限内，任何一方均有权随时书面通知对方解除本合同。因解除合同给对方造成损失的，除不可归责于解约方的事由外，解约方应赔偿对方因此遭受的直接损失及合同履行后可获得的合理预期利益，但赔偿总额不超过甲方已向乙方支付的合同款项总额。</w:t>
        </w:r>
      </w:ins>
      <w:r>
        <w:rPr>
          <w:rFonts w:hint="default" w:asciiTheme="minorEastAsia" w:hAnsiTheme="minorEastAsia"/>
          <w:sz w:val="24"/>
        </w:rPr>
      </w:r>
      <w:r>
        <w:rPr>
          <w:rFonts w:hint="default" w:asciiTheme="minorEastAsia" w:hAnsiTheme="minorEastAsia"/>
          <w:sz w:val="24"/>
        </w:rPr>
      </w:r>
    </w:p>
    <w:p>
      <w:pPr>
        <w:pBdr/>
        <w:spacing w:line="65" w:lineRule="exact"/>
        <w:ind w:firstLine="480"/>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t xml:space="preserve">9</w:t>
      </w:r>
      <w:r>
        <w:rPr>
          <w:rFonts w:hint="eastAsia" w:asciiTheme="minorEastAsia" w:hAnsiTheme="minorEastAsia"/>
          <w:sz w:val="24"/>
        </w:rPr>
        <w:t xml:space="preserve">.2</w:t>
      </w:r>
      <w:r>
        <w:rPr>
          <w:rFonts w:asciiTheme="minorEastAsia" w:hAnsiTheme="minorEastAsia"/>
          <w:sz w:val="24"/>
        </w:rPr>
        <w:t xml:space="preserve">任何一方违反其在合同中所做出声明及保证或有其它违约行为，致使不能实现本合同目的，他方有权单方解除合同；</w:t>
      </w:r>
      <w:r>
        <w:rPr>
          <w:rFonts w:asciiTheme="minorEastAsia" w:hAnsiTheme="minorEastAsia"/>
          <w:sz w:val="24"/>
        </w:rPr>
      </w:r>
      <w:r>
        <w:rPr>
          <w:rFonts w:asciiTheme="minorEastAsia" w:hAnsiTheme="minorEastAsia"/>
          <w:sz w:val="24"/>
        </w:rPr>
      </w:r>
    </w:p>
    <w:p>
      <w:pPr>
        <w:pBdr/>
        <w:spacing w:line="33"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780"/>
        </w:tabs>
        <w:spacing w:line="239" w:lineRule="auto"/>
        <w:ind/>
        <w:rPr>
          <w:rFonts w:asciiTheme="minorEastAsia" w:hAnsiTheme="minorEastAsia"/>
          <w:sz w:val="24"/>
        </w:rPr>
      </w:pPr>
      <w:r>
        <w:rPr>
          <w:rFonts w:asciiTheme="minorEastAsia" w:hAnsiTheme="minorEastAsia"/>
          <w:sz w:val="24"/>
        </w:rPr>
        <w:t xml:space="preserve">9</w:t>
      </w:r>
      <w:r>
        <w:rPr>
          <w:rFonts w:hint="eastAsia" w:asciiTheme="minorEastAsia" w:hAnsiTheme="minorEastAsia"/>
          <w:sz w:val="24"/>
        </w:rPr>
        <w:t xml:space="preserve">.3</w:t>
      </w:r>
      <w:r>
        <w:rPr>
          <w:rFonts w:asciiTheme="minorEastAsia" w:hAnsiTheme="minorEastAsia"/>
          <w:sz w:val="24"/>
        </w:rPr>
        <w:t xml:space="preserve">如因不可抗力因素导致乙方向甲方提供的相应服务无法实现，经协商确认后可以解除本合同；</w:t>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t xml:space="preserve">9</w:t>
      </w:r>
      <w:r>
        <w:rPr>
          <w:rFonts w:hint="eastAsia" w:asciiTheme="minorEastAsia" w:hAnsiTheme="minorEastAsia"/>
          <w:sz w:val="24"/>
        </w:rPr>
        <w:t xml:space="preserve">.4</w:t>
      </w:r>
      <w:r>
        <w:rPr>
          <w:rFonts w:asciiTheme="minorEastAsia" w:hAnsiTheme="minorEastAsia"/>
          <w:sz w:val="24"/>
        </w:rPr>
        <w:t xml:space="preserve">合同的提前终止不影响各方于本合同终止日之前根据本合同已产生的权利和义务。</w:t>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36"/>
          <w:szCs w:val="36"/>
        </w:rPr>
      </w:pPr>
      <w:r>
        <w:rPr>
          <w:rFonts w:asciiTheme="minorEastAsia" w:hAnsiTheme="minorEastAsia"/>
          <w:sz w:val="36"/>
          <w:szCs w:val="36"/>
        </w:rPr>
      </w:r>
      <w:r>
        <w:rPr>
          <w:rFonts w:asciiTheme="minorEastAsia" w:hAnsiTheme="minorEastAsia"/>
          <w:sz w:val="36"/>
          <w:szCs w:val="36"/>
        </w:rPr>
      </w:r>
      <w:r>
        <w:rPr>
          <w:rFonts w:asciiTheme="minorEastAsia" w:hAnsiTheme="minorEastAsia"/>
          <w:sz w:val="36"/>
          <w:szCs w:val="36"/>
        </w:rPr>
      </w:r>
    </w:p>
    <w:p>
      <w:pPr>
        <w:pBdr/>
        <w:tabs>
          <w:tab w:val="left" w:leader="none" w:pos="826"/>
        </w:tabs>
        <w:spacing w:line="328" w:lineRule="auto"/>
        <w:ind w:right="40"/>
        <w:rPr>
          <w:rFonts w:asciiTheme="minorEastAsia" w:hAnsiTheme="minorEastAsia"/>
          <w:b/>
          <w:bCs/>
          <w:sz w:val="36"/>
          <w:szCs w:val="36"/>
        </w:rPr>
      </w:pPr>
      <w:r>
        <w:rPr>
          <w:rFonts w:hint="eastAsia" w:asciiTheme="minorEastAsia" w:hAnsiTheme="minorEastAsia"/>
          <w:b/>
          <w:bCs/>
          <w:sz w:val="36"/>
          <w:szCs w:val="36"/>
        </w:rPr>
        <w:t xml:space="preserve">第十章 法律适用及争议解决</w:t>
      </w:r>
      <w:r>
        <w:rPr>
          <w:rFonts w:asciiTheme="minorEastAsia" w:hAnsiTheme="minorEastAsia"/>
          <w:b/>
          <w:bCs/>
          <w:sz w:val="36"/>
          <w:szCs w:val="36"/>
        </w:rPr>
      </w:r>
      <w:r>
        <w:rPr>
          <w:rFonts w:asciiTheme="minorEastAsia" w:hAnsiTheme="minorEastAsia"/>
          <w:b/>
          <w:bCs/>
          <w:sz w:val="36"/>
          <w:szCs w:val="36"/>
        </w:rPr>
      </w:r>
    </w:p>
    <w:p>
      <w:pPr>
        <w:pBdr/>
        <w:tabs>
          <w:tab w:val="left" w:leader="none" w:pos="780"/>
        </w:tabs>
        <w:spacing w:line="239" w:lineRule="auto"/>
        <w:ind/>
        <w:rPr>
          <w:rFonts w:asciiTheme="minorEastAsia" w:hAnsiTheme="minorEastAsia"/>
          <w:sz w:val="24"/>
        </w:rPr>
      </w:pPr>
      <w:r>
        <w:rPr>
          <w:rFonts w:asciiTheme="minorEastAsia" w:hAnsiTheme="minorEastAsia"/>
          <w:sz w:val="24"/>
        </w:rPr>
        <w:t xml:space="preserve">10</w:t>
      </w:r>
      <w:r>
        <w:rPr>
          <w:rFonts w:hint="eastAsia" w:asciiTheme="minorEastAsia" w:hAnsiTheme="minorEastAsia"/>
          <w:sz w:val="24"/>
        </w:rPr>
        <w:t xml:space="preserve">.1</w:t>
      </w:r>
      <w:r>
        <w:rPr>
          <w:rFonts w:asciiTheme="minorEastAsia" w:hAnsiTheme="minorEastAsia"/>
          <w:sz w:val="24"/>
        </w:rPr>
        <w:t xml:space="preserve">本合同的订立、执行和解释及争议的解决均应适用中华人民共和国法律；</w:t>
      </w:r>
      <w:r>
        <w:rPr>
          <w:rFonts w:asciiTheme="minorEastAsia" w:hAnsiTheme="minorEastAsia"/>
          <w:sz w:val="24"/>
        </w:rPr>
      </w:r>
      <w:r>
        <w:rPr>
          <w:rFonts w:asciiTheme="minorEastAsia" w:hAnsiTheme="minorEastAsia"/>
          <w:sz w:val="24"/>
        </w:rPr>
      </w:r>
    </w:p>
    <w:p>
      <w:pPr>
        <w:pBdr/>
        <w:spacing w:line="153"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sz w:val="24"/>
        </w:rPr>
      </w:pPr>
      <w:r>
        <w:rPr>
          <w:rFonts w:asciiTheme="minorEastAsia" w:hAnsiTheme="minorEastAsia"/>
          <w:sz w:val="24"/>
        </w:rPr>
        <w:t xml:space="preserve">10</w:t>
      </w:r>
      <w:r>
        <w:rPr>
          <w:rFonts w:hint="eastAsia" w:asciiTheme="minorEastAsia" w:hAnsiTheme="minorEastAsia"/>
          <w:sz w:val="24"/>
        </w:rPr>
        <w:t xml:space="preserve">.2</w:t>
      </w:r>
      <w:r>
        <w:rPr>
          <w:rFonts w:asciiTheme="minorEastAsia" w:hAnsiTheme="minorEastAsia"/>
          <w:sz w:val="24"/>
        </w:rPr>
        <w:t xml:space="preserve">如各方就本合同内容或其执行发生任何争议，应友好协商；协商不成时，任何一方均应将争议或纠纷提交被告所在地的人民法院裁决。</w:t>
      </w:r>
      <w:r>
        <w:rPr>
          <w:rFonts w:asciiTheme="minorEastAsia" w:hAnsiTheme="minorEastAsia"/>
          <w:sz w:val="24"/>
        </w:rPr>
      </w:r>
      <w:r>
        <w:rPr>
          <w:rFonts w:asciiTheme="minorEastAsia" w:hAnsiTheme="minorEastAsia"/>
          <w:sz w:val="24"/>
        </w:rPr>
      </w:r>
    </w:p>
    <w:p>
      <w:pPr>
        <w:pBdr/>
        <w:tabs>
          <w:tab w:val="left" w:leader="none" w:pos="826"/>
        </w:tabs>
        <w:spacing w:line="328" w:lineRule="auto"/>
        <w:ind w:right="40"/>
        <w:rPr>
          <w:rFonts w:asciiTheme="minorEastAsia" w:hAnsiTheme="minorEastAsia"/>
          <w:b/>
          <w:bCs/>
          <w:sz w:val="24"/>
        </w:rPr>
      </w:pPr>
      <w:r>
        <w:rPr>
          <w:rFonts w:asciiTheme="minorEastAsia" w:hAnsiTheme="minorEastAsia"/>
          <w:b/>
          <w:bCs/>
          <w:sz w:val="24"/>
        </w:rPr>
      </w:r>
      <w:r>
        <w:rPr>
          <w:rFonts w:asciiTheme="minorEastAsia" w:hAnsiTheme="minorEastAsia"/>
          <w:b/>
          <w:bCs/>
          <w:sz w:val="24"/>
        </w:rPr>
      </w:r>
      <w:r>
        <w:rPr>
          <w:rFonts w:asciiTheme="minorEastAsia" w:hAnsiTheme="minorEastAsia"/>
          <w:b/>
          <w:bCs/>
          <w:sz w:val="24"/>
        </w:rPr>
      </w:r>
    </w:p>
    <w:p>
      <w:pPr>
        <w:pBdr/>
        <w:tabs>
          <w:tab w:val="left" w:leader="none" w:pos="826"/>
        </w:tabs>
        <w:spacing w:line="328" w:lineRule="auto"/>
        <w:ind w:right="40"/>
        <w:rPr>
          <w:rFonts w:hint="default" w:asciiTheme="minorEastAsia" w:hAnsiTheme="minorEastAsia"/>
          <w:b/>
          <w:bCs/>
          <w:sz w:val="36"/>
          <w:szCs w:val="36"/>
        </w:rPr>
      </w:pPr>
      <w:r>
        <w:rPr>
          <w:rFonts w:hint="eastAsia" w:asciiTheme="minorEastAsia" w:hAnsiTheme="minorEastAsia"/>
          <w:b/>
          <w:bCs/>
          <w:sz w:val="36"/>
          <w:szCs w:val="36"/>
          <w:highlight w:val="lightGray"/>
        </w:rPr>
        <w:t xml:space="preserve">第十一章</w:t>
      </w:r>
      <w:r>
        <w:rPr>
          <w:rFonts w:hint="eastAsia" w:asciiTheme="minorEastAsia" w:hAnsiTheme="minorEastAsia"/>
          <w:b/>
          <w:bCs/>
          <w:sz w:val="36"/>
          <w:szCs w:val="36"/>
        </w:rPr>
        <w:t xml:space="preserve">声明</w:t>
      </w:r>
      <w:ins w:id="3" w:author="未知" w:date="2025-11-02T20:15:33Z">
        <w:r>
          <w:rPr>
            <w:rFonts w:hint="default" w:asciiTheme="minorEastAsia" w:hAnsiTheme="minorEastAsia"/>
            <w:b/>
            <w:bCs/>
            <w:sz w:val="36"/>
            <w:szCs w:val="36"/>
          </w:rPr>
          <w:t xml:space="preserve">12331</w:t>
        </w:r>
      </w:ins>
      <w:bookmarkStart w:id="1" w:name="_GoBack"/>
      <w:r/>
      <w:bookmarkEnd w:id="1"/>
      <w:r>
        <w:rPr>
          <w:rFonts w:hint="default" w:asciiTheme="minorEastAsia" w:hAnsiTheme="minorEastAsia"/>
          <w:b/>
          <w:bCs/>
          <w:sz w:val="36"/>
          <w:szCs w:val="36"/>
        </w:rPr>
      </w:r>
      <w:r>
        <w:rPr>
          <w:rFonts w:hint="default" w:asciiTheme="minorEastAsia" w:hAnsiTheme="minorEastAsia"/>
          <w:b/>
          <w:bCs/>
          <w:sz w:val="36"/>
          <w:szCs w:val="36"/>
        </w:rPr>
      </w:r>
    </w:p>
    <w:p>
      <w:pPr>
        <w:pBdr/>
        <w:spacing w:line="148"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93"/>
        </w:tabs>
        <w:spacing w:line="344" w:lineRule="auto"/>
        <w:ind w:right="40"/>
        <w:rPr>
          <w:rFonts w:asciiTheme="minorEastAsia" w:hAnsiTheme="minorEastAsia"/>
          <w:sz w:val="24"/>
        </w:rPr>
      </w:pPr>
      <w:r>
        <w:rPr>
          <w:rFonts w:hint="eastAsia" w:asciiTheme="minorEastAsia" w:hAnsiTheme="minorEastAsia"/>
          <w:sz w:val="24"/>
        </w:rPr>
        <w:t xml:space="preserve">1</w:t>
      </w:r>
      <w:r>
        <w:rPr>
          <w:rFonts w:asciiTheme="minorEastAsia" w:hAnsiTheme="minorEastAsia"/>
          <w:sz w:val="24"/>
        </w:rPr>
        <w:t xml:space="preserve">1</w:t>
      </w:r>
      <w:r>
        <w:rPr>
          <w:rFonts w:hint="eastAsia" w:asciiTheme="minorEastAsia" w:hAnsiTheme="minorEastAsia"/>
          <w:sz w:val="24"/>
        </w:rPr>
        <w:t xml:space="preserve">.1</w:t>
      </w:r>
      <w:r>
        <w:rPr>
          <w:rFonts w:asciiTheme="minorEastAsia" w:hAnsiTheme="minorEastAsia"/>
          <w:sz w:val="24"/>
        </w:rPr>
        <w:t xml:space="preserve">本合同一式贰份，贰份的内容完全一致；本合同的任何内容如出现涂改、增加或删除等变更，必须在贰份合同上统一体现，并由双方同时在贰份合同上的变更位置进行盖章确认，如果单份合同出现涂改、增加或减少且没有双方盖章确认，则此合同涂改部分内容无效，双方需按照未涂改内容执行；</w:t>
      </w:r>
      <w:r>
        <w:rPr>
          <w:rFonts w:asciiTheme="minorEastAsia" w:hAnsiTheme="minorEastAsia"/>
          <w:sz w:val="24"/>
        </w:rPr>
      </w:r>
      <w:r>
        <w:rPr>
          <w:rFonts w:asciiTheme="minorEastAsia" w:hAnsiTheme="minorEastAsia"/>
          <w:sz w:val="24"/>
        </w:rPr>
      </w:r>
    </w:p>
    <w:p>
      <w:pPr>
        <w:pBdr/>
        <w:spacing w:line="50"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93"/>
        </w:tabs>
        <w:spacing w:line="344" w:lineRule="auto"/>
        <w:ind w:right="40"/>
        <w:rPr>
          <w:rFonts w:asciiTheme="minorEastAsia" w:hAnsiTheme="minorEastAsia"/>
          <w:sz w:val="24"/>
        </w:rPr>
      </w:pPr>
      <w:r>
        <w:rPr>
          <w:rFonts w:hint="eastAsia" w:asciiTheme="minorEastAsia" w:hAnsiTheme="minorEastAsia"/>
          <w:sz w:val="24"/>
        </w:rPr>
        <w:t xml:space="preserve">1</w:t>
      </w:r>
      <w:r>
        <w:rPr>
          <w:rFonts w:asciiTheme="minorEastAsia" w:hAnsiTheme="minorEastAsia"/>
          <w:sz w:val="24"/>
        </w:rPr>
        <w:t xml:space="preserve">1</w:t>
      </w:r>
      <w:r>
        <w:rPr>
          <w:rFonts w:hint="eastAsia" w:asciiTheme="minorEastAsia" w:hAnsiTheme="minorEastAsia"/>
          <w:sz w:val="24"/>
        </w:rPr>
        <w:t xml:space="preserve">.2</w:t>
      </w:r>
      <w:r>
        <w:rPr>
          <w:rFonts w:asciiTheme="minorEastAsia" w:hAnsiTheme="minorEastAsia"/>
          <w:sz w:val="24"/>
        </w:rPr>
        <w:t xml:space="preserve">本合同（连同可能的附件）已构成双方</w:t>
      </w:r>
      <w:r>
        <w:rPr>
          <w:rFonts w:hint="eastAsia" w:asciiTheme="minorEastAsia" w:hAnsiTheme="minorEastAsia"/>
          <w:sz w:val="24"/>
        </w:rPr>
        <w:t xml:space="preserve"> </w:t>
      </w:r>
      <w:r>
        <w:rPr>
          <w:rFonts w:asciiTheme="minorEastAsia" w:hAnsiTheme="minorEastAsia"/>
          <w:sz w:val="24"/>
        </w:rPr>
        <w:t xml:space="preserve">之间就本项目委托的有关事宜所达成之最终合同，并取代双方之间以前与本合同有关事宜达成之全部讨论、谈判、意向、承诺、协议和合同。如果本合同的条款与其它文件的条款或口头约定有任何抵触，按本合同的约定执行；</w:t>
      </w:r>
      <w:r>
        <w:rPr>
          <w:rFonts w:asciiTheme="minorEastAsia" w:hAnsiTheme="minorEastAsia"/>
          <w:sz w:val="24"/>
        </w:rPr>
      </w:r>
      <w:r>
        <w:rPr>
          <w:rFonts w:asciiTheme="minorEastAsia" w:hAnsiTheme="minorEastAsia"/>
          <w:sz w:val="24"/>
        </w:rPr>
      </w:r>
    </w:p>
    <w:p>
      <w:pPr>
        <w:pBdr/>
        <w:spacing w:line="18"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80"/>
        </w:tabs>
        <w:spacing w:line="239" w:lineRule="auto"/>
        <w:ind/>
        <w:rPr>
          <w:rFonts w:asciiTheme="minorEastAsia" w:hAnsiTheme="minorEastAsia"/>
          <w:sz w:val="24"/>
        </w:rPr>
      </w:pPr>
      <w:r>
        <w:rPr>
          <w:rFonts w:hint="eastAsia" w:asciiTheme="minorEastAsia" w:hAnsiTheme="minorEastAsia"/>
          <w:sz w:val="24"/>
        </w:rPr>
        <w:t xml:space="preserve">1</w:t>
      </w:r>
      <w:r>
        <w:rPr>
          <w:rFonts w:asciiTheme="minorEastAsia" w:hAnsiTheme="minorEastAsia"/>
          <w:sz w:val="24"/>
        </w:rPr>
        <w:t xml:space="preserve">1</w:t>
      </w:r>
      <w:r>
        <w:rPr>
          <w:rFonts w:hint="eastAsia" w:asciiTheme="minorEastAsia" w:hAnsiTheme="minorEastAsia"/>
          <w:sz w:val="24"/>
        </w:rPr>
        <w:t xml:space="preserve">.3</w:t>
      </w:r>
      <w:r>
        <w:rPr>
          <w:rFonts w:asciiTheme="minorEastAsia" w:hAnsiTheme="minorEastAsia"/>
          <w:sz w:val="24"/>
        </w:rPr>
        <w:t xml:space="preserve">本合同终止后除保密条款外，合同中关于双方之间的其他权利义务及承诺内容同时废止；</w:t>
      </w:r>
      <w:r>
        <w:rPr>
          <w:rFonts w:asciiTheme="minorEastAsia" w:hAnsiTheme="minorEastAsia"/>
          <w:sz w:val="24"/>
        </w:rPr>
      </w:r>
      <w:r>
        <w:rPr>
          <w:rFonts w:asciiTheme="minorEastAsia" w:hAnsiTheme="minorEastAsia"/>
          <w:sz w:val="24"/>
        </w:rPr>
      </w:r>
    </w:p>
    <w:p>
      <w:pPr>
        <w:pBdr/>
        <w:spacing w:line="121"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80"/>
        </w:tabs>
        <w:spacing w:line="239" w:lineRule="auto"/>
        <w:ind/>
        <w:rPr>
          <w:rFonts w:asciiTheme="minorEastAsia" w:hAnsiTheme="minorEastAsia"/>
          <w:sz w:val="24"/>
        </w:rPr>
      </w:pPr>
      <w:r>
        <w:rPr>
          <w:rFonts w:hint="eastAsia" w:asciiTheme="minorEastAsia" w:hAnsiTheme="minorEastAsia"/>
          <w:sz w:val="24"/>
        </w:rPr>
        <w:t xml:space="preserve">1</w:t>
      </w:r>
      <w:r>
        <w:rPr>
          <w:rFonts w:asciiTheme="minorEastAsia" w:hAnsiTheme="minorEastAsia"/>
          <w:sz w:val="24"/>
        </w:rPr>
        <w:t xml:space="preserve">1</w:t>
      </w:r>
      <w:r>
        <w:rPr>
          <w:rFonts w:hint="eastAsia" w:asciiTheme="minorEastAsia" w:hAnsiTheme="minorEastAsia"/>
          <w:sz w:val="24"/>
        </w:rPr>
        <w:t xml:space="preserve">.4</w:t>
      </w:r>
      <w:r>
        <w:rPr>
          <w:rFonts w:asciiTheme="minorEastAsia" w:hAnsiTheme="minorEastAsia"/>
          <w:sz w:val="24"/>
        </w:rPr>
        <w:t xml:space="preserve">本合同自双方授权代表签字并盖章之日起生效，有效期至双全权利义务履行完毕时为止；</w:t>
      </w:r>
      <w:r>
        <w:rPr>
          <w:rFonts w:asciiTheme="minorEastAsia" w:hAnsiTheme="minorEastAsia"/>
          <w:sz w:val="24"/>
        </w:rPr>
      </w:r>
      <w:r>
        <w:rPr>
          <w:rFonts w:asciiTheme="minorEastAsia" w:hAnsiTheme="minorEastAsia"/>
          <w:sz w:val="24"/>
        </w:rPr>
      </w:r>
    </w:p>
    <w:p>
      <w:pPr>
        <w:pBdr/>
        <w:spacing w:line="121" w:lineRule="exact"/>
        <w:ind/>
        <w:rPr>
          <w:rFonts w:asciiTheme="minorEastAsia" w:hAnsiTheme="minorEastAsia"/>
          <w:sz w:val="24"/>
        </w:rPr>
      </w:pPr>
      <w:r>
        <w:rPr>
          <w:rFonts w:asciiTheme="minorEastAsia" w:hAnsiTheme="minorEastAsia"/>
          <w:sz w:val="24"/>
        </w:rPr>
      </w:r>
      <w:r>
        <w:rPr>
          <w:rFonts w:asciiTheme="minorEastAsia" w:hAnsiTheme="minorEastAsia"/>
          <w:sz w:val="24"/>
        </w:rPr>
      </w:r>
      <w:r>
        <w:rPr>
          <w:rFonts w:asciiTheme="minorEastAsia" w:hAnsiTheme="minorEastAsia"/>
          <w:sz w:val="24"/>
        </w:rPr>
      </w:r>
    </w:p>
    <w:p>
      <w:pPr>
        <w:pBdr/>
        <w:tabs>
          <w:tab w:val="left" w:leader="none" w:pos="880"/>
        </w:tabs>
        <w:spacing w:line="239" w:lineRule="auto"/>
        <w:ind/>
        <w:rPr>
          <w:rFonts w:asciiTheme="minorEastAsia" w:hAnsiTheme="minorEastAsia"/>
          <w:sz w:val="24"/>
        </w:rPr>
      </w:pPr>
      <w:r>
        <w:rPr>
          <w:rFonts w:hint="eastAsia" w:asciiTheme="minorEastAsia" w:hAnsiTheme="minorEastAsia"/>
          <w:sz w:val="24"/>
        </w:rPr>
        <w:t xml:space="preserve">1</w:t>
      </w:r>
      <w:r>
        <w:rPr>
          <w:rFonts w:asciiTheme="minorEastAsia" w:hAnsiTheme="minorEastAsia"/>
          <w:sz w:val="24"/>
        </w:rPr>
        <w:t xml:space="preserve">1</w:t>
      </w:r>
      <w:r>
        <w:rPr>
          <w:rFonts w:hint="eastAsia" w:asciiTheme="minorEastAsia" w:hAnsiTheme="minorEastAsia"/>
          <w:sz w:val="24"/>
        </w:rPr>
        <w:t xml:space="preserve">.5</w:t>
      </w:r>
      <w:r>
        <w:rPr>
          <w:rFonts w:asciiTheme="minorEastAsia" w:hAnsiTheme="minorEastAsia"/>
          <w:sz w:val="24"/>
        </w:rPr>
        <w:t xml:space="preserve">本合同已申请版权，所有权隶属</w:t>
      </w:r>
      <w:r>
        <w:rPr>
          <w:rFonts w:hint="eastAsia" w:asciiTheme="minorEastAsia" w:hAnsiTheme="minorEastAsia"/>
          <w:sz w:val="24"/>
        </w:rPr>
        <w:t xml:space="preserve">江苏一牛电商科技</w:t>
      </w:r>
      <w:r>
        <w:rPr>
          <w:rFonts w:asciiTheme="minorEastAsia" w:hAnsiTheme="minorEastAsia"/>
          <w:sz w:val="24"/>
        </w:rPr>
        <w:t xml:space="preserve">有限公司所有，禁止抄袭，盗版必究。</w:t>
      </w:r>
      <w:r>
        <w:rPr>
          <w:rFonts w:asciiTheme="minorEastAsia" w:hAnsiTheme="minorEastAsia"/>
          <w:sz w:val="24"/>
        </w:rPr>
      </w:r>
      <w:r>
        <w:rPr>
          <w:rFonts w:asciiTheme="minorEastAsia" w:hAnsiTheme="minorEastAsia"/>
          <w:sz w:val="24"/>
        </w:rPr>
      </w:r>
    </w:p>
    <w:p>
      <w:pPr>
        <w:pBdr/>
        <w:spacing w:line="0" w:lineRule="atLeast"/>
        <w:ind w:right="48"/>
        <w:rPr>
          <w:rFonts w:asciiTheme="minorEastAsia" w:hAnsiTheme="minorEastAsia"/>
          <w:b/>
          <w:sz w:val="24"/>
        </w:rPr>
      </w:pPr>
      <w:r>
        <w:rPr>
          <w:rFonts w:asciiTheme="minorEastAsia" w:hAnsiTheme="minorEastAsia"/>
          <w:b/>
          <w:sz w:val="24"/>
        </w:rPr>
      </w:r>
      <w:r>
        <w:rPr>
          <w:rFonts w:asciiTheme="minorEastAsia" w:hAnsiTheme="minorEastAsia"/>
          <w:b/>
          <w:sz w:val="24"/>
        </w:rPr>
      </w:r>
      <w:r>
        <w:rPr>
          <w:rFonts w:asciiTheme="minorEastAsia" w:hAnsiTheme="minorEastAsia"/>
          <w:b/>
          <w:sz w:val="24"/>
        </w:rPr>
      </w:r>
    </w:p>
    <w:p>
      <w:pPr>
        <w:pBdr/>
        <w:spacing w:line="0" w:lineRule="atLeast"/>
        <w:ind w:right="48"/>
        <w:rPr>
          <w:rFonts w:asciiTheme="minorEastAsia" w:hAnsiTheme="minorEastAsia"/>
          <w:b/>
          <w:sz w:val="24"/>
        </w:rPr>
      </w:pPr>
      <w:r>
        <w:rPr>
          <w:rFonts w:asciiTheme="minorEastAsia" w:hAnsiTheme="minorEastAsia"/>
          <w:b/>
          <w:sz w:val="24"/>
        </w:rPr>
      </w:r>
      <w:r>
        <w:rPr>
          <w:rFonts w:asciiTheme="minorEastAsia" w:hAnsiTheme="minorEastAsia"/>
          <w:b/>
          <w:sz w:val="24"/>
        </w:rPr>
      </w:r>
      <w:r>
        <w:rPr>
          <w:rFonts w:asciiTheme="minorEastAsia" w:hAnsiTheme="minorEastAsia"/>
          <w:b/>
          <w:sz w:val="24"/>
        </w:rPr>
      </w:r>
    </w:p>
    <w:p>
      <w:pPr>
        <w:pBdr/>
        <w:spacing w:line="0" w:lineRule="atLeast"/>
        <w:ind w:right="48"/>
        <w:rPr>
          <w:rFonts w:asciiTheme="minorEastAsia" w:hAnsiTheme="minorEastAsia"/>
          <w:b/>
          <w:sz w:val="36"/>
          <w:szCs w:val="36"/>
        </w:rPr>
      </w:pPr>
      <w:r>
        <w:rPr>
          <w:rFonts w:asciiTheme="minorEastAsia" w:hAnsiTheme="minorEastAsia"/>
          <w:b/>
          <w:sz w:val="36"/>
          <w:szCs w:val="36"/>
        </w:rPr>
        <w:t xml:space="preserve">双方授权代表均阅读并理解以上合同内容，确认无误在此签字盖章，合同即生效：</w:t>
      </w:r>
      <w:r>
        <w:rPr>
          <w:rFonts w:asciiTheme="minorEastAsia" w:hAnsiTheme="minorEastAsia"/>
          <w:b/>
          <w:sz w:val="36"/>
          <w:szCs w:val="36"/>
        </w:rPr>
      </w:r>
      <w:r>
        <w:rPr>
          <w:rFonts w:asciiTheme="minorEastAsia" w:hAnsiTheme="minorEastAsia"/>
          <w:b/>
          <w:sz w:val="36"/>
          <w:szCs w:val="36"/>
        </w:rPr>
      </w:r>
    </w:p>
    <w:p>
      <w:pPr>
        <w:pBdr/>
        <w:spacing w:line="0" w:lineRule="atLeast"/>
        <w:ind/>
        <w:rPr>
          <w:rFonts w:asciiTheme="minorEastAsia" w:hAnsiTheme="minorEastAsia"/>
          <w:b/>
          <w:sz w:val="24"/>
        </w:rPr>
      </w:pPr>
      <w:r>
        <w:rPr>
          <w:rFonts w:asciiTheme="minorEastAsia" w:hAnsiTheme="minorEastAsia"/>
          <w:b/>
          <w:sz w:val="24"/>
        </w:rPr>
      </w:r>
      <w:r>
        <w:rPr>
          <w:rFonts w:asciiTheme="minorEastAsia" w:hAnsiTheme="minorEastAsia"/>
          <w:b/>
          <w:sz w:val="24"/>
        </w:rPr>
      </w:r>
      <w:r>
        <w:rPr>
          <w:rFonts w:asciiTheme="minorEastAsia" w:hAnsiTheme="minorEastAsia"/>
          <w:b/>
          <w:sz w:val="24"/>
        </w:rPr>
      </w:r>
    </w:p>
    <w:p>
      <w:pPr>
        <w:pBdr/>
        <w:spacing w:line="0" w:lineRule="atLeast"/>
        <w:ind/>
        <w:rPr>
          <w:rFonts w:asciiTheme="minorEastAsia" w:hAnsiTheme="minorEastAsia"/>
          <w:b/>
          <w:sz w:val="24"/>
        </w:rPr>
      </w:pPr>
      <w:r>
        <w:rPr>
          <w:rFonts w:asciiTheme="minorEastAsia" w:hAnsiTheme="minorEastAsia"/>
          <w:b/>
          <w:sz w:val="24"/>
        </w:rPr>
      </w:r>
      <w:r>
        <w:rPr>
          <w:rFonts w:asciiTheme="minorEastAsia" w:hAnsiTheme="minorEastAsia"/>
          <w:b/>
          <w:sz w:val="24"/>
        </w:rPr>
      </w:r>
      <w:r>
        <w:rPr>
          <w:rFonts w:asciiTheme="minorEastAsia" w:hAnsiTheme="minorEastAsia"/>
          <w:b/>
          <w:sz w:val="24"/>
        </w:rPr>
      </w:r>
    </w:p>
    <w:p>
      <w:pPr>
        <w:pBdr/>
        <w:spacing w:line="480" w:lineRule="auto"/>
        <w:ind/>
        <w:rPr>
          <w:rFonts w:asciiTheme="minorEastAsia" w:hAnsiTheme="minorEastAsia"/>
          <w:bCs/>
          <w:sz w:val="24"/>
          <w:u w:val="single"/>
        </w:rPr>
      </w:pPr>
      <w:r>
        <w:rPr>
          <w:rFonts w:hint="eastAsia" w:asciiTheme="minorEastAsia" w:hAnsiTheme="minorEastAsia"/>
          <w:bCs/>
          <w:sz w:val="24"/>
        </w:rPr>
        <w:t xml:space="preserve">甲方（盖章）：____________________     </w:t>
      </w:r>
      <w:r>
        <w:rPr>
          <w:rFonts w:asciiTheme="minorEastAsia" w:hAnsiTheme="minorEastAsia"/>
          <w:bCs/>
          <w:sz w:val="24"/>
        </w:rPr>
        <w:t xml:space="preserve">                                  </w:t>
      </w:r>
      <w:r>
        <w:rPr>
          <w:rFonts w:hint="eastAsia" w:asciiTheme="minorEastAsia" w:hAnsiTheme="minorEastAsia"/>
          <w:bCs/>
          <w:sz w:val="24"/>
        </w:rPr>
        <w:t xml:space="preserve">乙方(盖章)：</w:t>
      </w:r>
      <w:r>
        <w:rPr>
          <w:rFonts w:hint="eastAsia" w:asciiTheme="minorEastAsia" w:hAnsiTheme="minorEastAsia"/>
          <w:bCs/>
          <w:sz w:val="24"/>
          <w:u w:val="single"/>
        </w:rPr>
        <w:t xml:space="preserve">江苏一牛电商科技有限公司</w:t>
      </w:r>
      <w:r>
        <w:rPr>
          <w:rFonts w:asciiTheme="minorEastAsia" w:hAnsiTheme="minorEastAsia"/>
          <w:bCs/>
          <w:sz w:val="24"/>
          <w:u w:val="single"/>
        </w:rPr>
      </w:r>
      <w:r>
        <w:rPr>
          <w:rFonts w:asciiTheme="minorEastAsia" w:hAnsiTheme="minorEastAsia"/>
          <w:bCs/>
          <w:sz w:val="24"/>
          <w:u w:val="single"/>
        </w:rPr>
      </w:r>
    </w:p>
    <w:p>
      <w:pPr>
        <w:pBdr/>
        <w:tabs>
          <w:tab w:val="left" w:leader="none" w:pos="826"/>
        </w:tabs>
        <w:spacing w:line="480" w:lineRule="auto"/>
        <w:ind w:right="40"/>
        <w:rPr>
          <w:rFonts w:asciiTheme="minorEastAsia" w:hAnsiTheme="minorEastAsia"/>
          <w:sz w:val="24"/>
        </w:rPr>
      </w:pPr>
      <w:r>
        <w:rPr>
          <w:rFonts w:hint="eastAsia" w:asciiTheme="minorEastAsia" w:hAnsiTheme="minorEastAsia"/>
          <w:sz w:val="24"/>
        </w:rPr>
        <w:t xml:space="preserve">授权代表签字：</w:t>
      </w:r>
      <w:r>
        <w:rPr>
          <w:rFonts w:hint="eastAsia" w:asciiTheme="minorEastAsia" w:hAnsiTheme="minorEastAsia"/>
          <w:bCs/>
          <w:sz w:val="24"/>
        </w:rPr>
        <w:t xml:space="preserve">____________________    </w:t>
      </w:r>
      <w:r>
        <w:rPr>
          <w:rFonts w:asciiTheme="minorEastAsia" w:hAnsiTheme="minorEastAsia"/>
          <w:bCs/>
          <w:sz w:val="24"/>
        </w:rPr>
        <w:t xml:space="preserve">                                   </w:t>
      </w:r>
      <w:r>
        <w:rPr>
          <w:rFonts w:hint="eastAsia" w:asciiTheme="minorEastAsia" w:hAnsiTheme="minorEastAsia"/>
          <w:bCs/>
          <w:sz w:val="24"/>
        </w:rPr>
        <w:t xml:space="preserve">授权代表签字：____________________</w:t>
      </w:r>
      <w:r>
        <w:rPr>
          <w:rFonts w:asciiTheme="minorEastAsia" w:hAnsiTheme="minorEastAsia"/>
          <w:sz w:val="24"/>
        </w:rPr>
      </w:r>
      <w:r>
        <w:rPr>
          <w:rFonts w:asciiTheme="minorEastAsia" w:hAnsiTheme="minorEastAsia"/>
          <w:sz w:val="24"/>
        </w:rPr>
      </w:r>
    </w:p>
    <w:p>
      <w:pPr>
        <w:pBdr/>
        <w:tabs>
          <w:tab w:val="left" w:leader="none" w:pos="826"/>
        </w:tabs>
        <w:spacing w:line="480" w:lineRule="auto"/>
        <w:ind w:right="40"/>
        <w:rPr>
          <w:rFonts w:asciiTheme="minorEastAsia" w:hAnsiTheme="minorEastAsia"/>
          <w:sz w:val="24"/>
        </w:rPr>
      </w:pPr>
      <w:r>
        <w:rPr>
          <w:rFonts w:hint="eastAsia" w:asciiTheme="minorEastAsia" w:hAnsiTheme="minorEastAsia"/>
          <w:sz w:val="24"/>
        </w:rPr>
        <w:t xml:space="preserve">签约日期：</w:t>
      </w:r>
      <w:r>
        <w:rPr>
          <w:rFonts w:hint="eastAsia" w:asciiTheme="minorEastAsia" w:hAnsiTheme="minorEastAsia"/>
          <w:bCs/>
          <w:sz w:val="24"/>
        </w:rPr>
        <w:t xml:space="preserve">________________________   </w:t>
      </w:r>
      <w:r>
        <w:rPr>
          <w:rFonts w:asciiTheme="minorEastAsia" w:hAnsiTheme="minorEastAsia"/>
          <w:bCs/>
          <w:sz w:val="24"/>
        </w:rPr>
        <w:t xml:space="preserve">                                    </w:t>
      </w:r>
      <w:r>
        <w:rPr>
          <w:rFonts w:hint="eastAsia" w:asciiTheme="minorEastAsia" w:hAnsiTheme="minorEastAsia"/>
          <w:bCs/>
          <w:sz w:val="24"/>
        </w:rPr>
        <w:t xml:space="preserve">签约日期：________________________</w:t>
      </w:r>
      <w:r>
        <w:rPr>
          <w:rFonts w:asciiTheme="minorEastAsia" w:hAnsiTheme="minorEastAsia"/>
          <w:sz w:val="24"/>
        </w:rPr>
      </w:r>
      <w:r>
        <w:rPr>
          <w:rFonts w:asciiTheme="minorEastAsia" w:hAnsiTheme="minorEastAsia"/>
          <w:sz w:val="24"/>
        </w:rPr>
      </w:r>
    </w:p>
    <w:p>
      <w:pPr>
        <w:pBdr/>
        <w:tabs>
          <w:tab w:val="left" w:leader="none" w:pos="1220"/>
        </w:tabs>
        <w:spacing w:line="239" w:lineRule="auto"/>
        <w:ind/>
        <w:rPr>
          <w:rFonts w:cs="微软雅黑" w:asciiTheme="minorEastAsia" w:hAnsiTheme="minorEastAsia"/>
          <w:sz w:val="24"/>
        </w:rPr>
      </w:pPr>
      <w:r>
        <w:rPr>
          <w:rFonts w:cs="微软雅黑" w:asciiTheme="minorEastAsia" w:hAnsiTheme="minorEastAsia"/>
          <w:sz w:val="24"/>
        </w:rPr>
      </w:r>
      <w:r>
        <w:rPr>
          <w:rFonts w:cs="微软雅黑" w:asciiTheme="minorEastAsia" w:hAnsiTheme="minorEastAsia"/>
          <w:sz w:val="24"/>
        </w:rPr>
      </w:r>
      <w:r>
        <w:rPr>
          <w:rFonts w:cs="微软雅黑" w:asciiTheme="minorEastAsia" w:hAnsiTheme="minorEastAsia"/>
          <w:sz w:val="24"/>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23811" w:orient="portrait" w:w="16838"/>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华文细黑">
    <w:panose1 w:val="02020603020101020101"/>
  </w:font>
  <w:font w:name="Wingdings">
    <w:panose1 w:val="05010000000000000000"/>
  </w:font>
  <w:font w:name="思源黑体 CN Regular">
    <w:panose1 w:val="020B0603030804020204"/>
  </w:font>
  <w:font w:name="黑体">
    <w:panose1 w:val="02020603020101020101"/>
  </w:font>
  <w:font w:name="微软雅黑">
    <w:panose1 w:val="020B0603020202020204"/>
  </w:font>
  <w:font w:name="Calibri">
    <w:panose1 w:val="020F0502020204030204"/>
  </w:font>
  <w:font w:name="Arial">
    <w:panose1 w:val="020B0604020202020204"/>
  </w:font>
  <w:font w:name="宋体">
    <w:panose1 w:val="02020603020101020101"/>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0"/>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68680" cy="162560"/>
              <wp:effectExtent l="0" t="0" r="0" b="0"/>
              <wp:wrapNone/>
              <wp:docPr id="5" name="文本框 1"/>
              <wp:cNvGraphicFramePr/>
              <a:graphic xmlns:a="http://schemas.openxmlformats.org/drawingml/2006/main">
                <a:graphicData uri="http://schemas.microsoft.com/office/word/2010/wordprocessingShape">
                  <wps:wsp>
                    <wps:cNvPr id="0" name=""/>
                    <wps:cNvSpPr txBox="1"/>
                    <wps:spPr bwMode="auto">
                      <a:xfrm>
                        <a:off x="0" y="0"/>
                        <a:ext cx="868680" cy="162560"/>
                      </a:xfrm>
                      <a:prstGeom prst="rect">
                        <a:avLst/>
                      </a:prstGeom>
                      <a:noFill/>
                      <a:ln w="6350">
                        <a:noFill/>
                      </a:ln>
                    </wps:spPr>
                    <wps:txbx>
                      <w:txbxContent>
                        <w:p>
                          <w:pPr>
                            <w:pBdr/>
                            <w:spacing/>
                            <w:ind/>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 xml:space="preserve">9</w:t>
                          </w:r>
                          <w:r>
                            <w:rPr>
                              <w:sz w:val="18"/>
                            </w:rPr>
                            <w:fldChar w:fldCharType="end"/>
                          </w:r>
                          <w:r>
                            <w:rPr>
                              <w:rFonts w:hint="eastAsia"/>
                              <w:sz w:val="18"/>
                            </w:rPr>
                            <w:t xml:space="preserve"> 页</w:t>
                          </w:r>
                          <w:r>
                            <w:rPr>
                              <w:sz w:val="18"/>
                            </w:rPr>
                          </w:r>
                          <w:r>
                            <w:rPr>
                              <w:sz w:val="18"/>
                            </w:rP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4" o:spid="_x0000_s4" o:spt="202" type="#_x0000_t202" style="position:absolute;z-index:251660288;o:allowoverlap:true;o:allowincell:true;mso-position-horizontal-relative:margin;mso-position-horizontal:center;mso-position-vertical-relative:text;margin-top:0.00pt;mso-position-vertical:absolute;width:68.40pt;height:12.80pt;mso-wrap-distance-left:9.00pt;mso-wrap-distance-top:0.00pt;mso-wrap-distance-right:9.00pt;mso-wrap-distance-bottom:0.00pt;v-text-anchor:top;visibility:visible;" filled="f" stroked="f" strokeweight="0.50pt">
              <v:textbox inset="0,0,0,0">
                <w:txbxContent>
                  <w:p>
                    <w:pPr>
                      <w:pBdr/>
                      <w:spacing/>
                      <w:ind/>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 xml:space="preserve">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 xml:space="preserve">9</w:t>
                    </w:r>
                    <w:r>
                      <w:rPr>
                        <w:sz w:val="18"/>
                      </w:rPr>
                      <w:fldChar w:fldCharType="end"/>
                    </w:r>
                    <w:r>
                      <w:rPr>
                        <w:rFonts w:hint="eastAsia"/>
                        <w:sz w:val="18"/>
                      </w:rPr>
                      <w:t xml:space="preserve"> 页</w:t>
                    </w:r>
                    <w:r>
                      <w:rPr>
                        <w:sz w:val="18"/>
                      </w:rPr>
                    </w:r>
                    <w:r>
                      <w:rPr>
                        <w:sz w:val="18"/>
                      </w:rP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1"/>
      <w:pBdr>
        <w:bottom w:val="single" w:color="000000" w:sz="4" w:space="1"/>
      </w:pBdr>
      <w:tabs>
        <w:tab w:val="left" w:leader="none" w:pos="142"/>
        <w:tab w:val="left" w:leader="none" w:pos="6946"/>
        <w:tab w:val="left" w:leader="none" w:pos="9498"/>
      </w:tabs>
      <w:spacing/>
      <w:ind w:right="-58" w:hanging="6570" w:left="6570"/>
      <w:rPr>
        <w:rFonts w:hint="eastAsia" w:eastAsiaTheme="minorEastAsia"/>
        <w:lang w:val="en-US" w:eastAsia="zh-CN"/>
      </w:rPr>
    </w:pPr>
    <w:r>
      <mc:AlternateContent>
        <mc:Choice Requires="wpg">
          <w:drawing>
            <wp:inline xmlns:wp="http://schemas.openxmlformats.org/drawingml/2006/wordprocessingDrawing" distT="0" distB="0" distL="0" distR="0">
              <wp:extent cx="428625" cy="156210"/>
              <wp:effectExtent l="0" t="0" r="0" b="0"/>
              <wp:docPr id="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r/>
                    </pic:nvPicPr>
                    <pic:blipFill rotWithShape="1">
                      <a:blip r:embed="rId1"/>
                      <a:stretch/>
                    </pic:blipFill>
                    <pic:spPr bwMode="auto">
                      <a:xfrm>
                        <a:off x="0" y="0"/>
                        <a:ext cx="443052" cy="1615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75pt;height:12.30pt;mso-wrap-distance-left:0.00pt;mso-wrap-distance-top:0.00pt;mso-wrap-distance-right:0.00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1" locked="0" layoutInCell="0" allowOverlap="1">
              <wp:simplePos x="0" y="0"/>
              <wp:positionH relativeFrom="margin">
                <wp:align>center</wp:align>
              </wp:positionH>
              <wp:positionV relativeFrom="margin">
                <wp:align>center</wp:align>
              </wp:positionV>
              <wp:extent cx="5260975" cy="3581400"/>
              <wp:effectExtent l="0" t="0" r="0" b="0"/>
              <wp:wrapNone/>
              <wp:docPr id="2" name="WordPictureWatermark4616298"/>
              <wp:cNvGraphicFramePr/>
              <a:graphic xmlns:a="http://schemas.openxmlformats.org/drawingml/2006/main">
                <a:graphicData uri="http://schemas.openxmlformats.org/drawingml/2006/picture">
                  <pic:pic xmlns:pic="http://schemas.openxmlformats.org/drawingml/2006/picture">
                    <pic:nvPicPr>
                      <pic:cNvPr id="0" name="" descr="微信图片_20220321191708"/>
                      <pic:cNvPicPr/>
                      <pic:nvPr/>
                    </pic:nvPicPr>
                    <pic:blipFill rotWithShape="1">
                      <a:blip r:embed="rId2"/>
                      <a:stretch/>
                    </pic:blipFill>
                    <pic:spPr bwMode="auto">
                      <a:xfrm>
                        <a:off x="0" y="0"/>
                        <a:ext cx="5260975" cy="3581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16298" o:spid="_x0000_s1" type="#_x0000_t75" style="position:absolute;z-index:-251653120;o:allowoverlap:true;o:allowincell:false;mso-position-horizontal-relative:margin;mso-position-horizontal:center;mso-position-vertical-relative:margin;mso-position-vertical:center;width:414.25pt;height:282.00pt;mso-wrap-distance-left:9.00pt;mso-wrap-distance-top:0.00pt;mso-wrap-distance-right:9.00pt;mso-wrap-distance-bottom:0.00pt;z-index:1;" stroked="false">
              <v:imagedata r:id="rId2" o:title=""/>
              <o:lock v:ext="edit" rotation="t"/>
            </v:shape>
          </w:pict>
        </mc:Fallback>
      </mc:AlternateContent>
    </w:r>
    <w:r>
      <w:rPr>
        <w:rFonts w:hint="eastAsia"/>
      </w:rPr>
      <w:t xml:space="preserve"> </w:t>
    </w:r>
    <w:r>
      <w:t xml:space="preserve">                                                                                                             </w:t>
    </w:r>
    <w:r>
      <w:rPr>
        <w:rFonts w:hint="eastAsia"/>
      </w:rPr>
      <w:t xml:space="preserve">合同编号：</w:t>
    </w:r>
    <w:r>
      <w:t xml:space="preserve">YN-ALBB-202</w:t>
    </w:r>
    <w:r>
      <w:rPr>
        <w:rFonts w:hint="eastAsia"/>
        <w:lang w:val="en-US" w:eastAsia="zh-CN"/>
      </w:rPr>
      <w:t xml:space="preserve">3</w:t>
    </w:r>
    <w:r>
      <w:t xml:space="preserve">-00</w:t>
    </w:r>
    <w:r>
      <w:rPr>
        <w:rFonts w:hint="eastAsia"/>
        <w:lang w:val="en-US" w:eastAsia="zh-CN"/>
      </w:rPr>
      <w:t xml:space="preserve">1</w:t>
    </w:r>
    <w:r>
      <w:rPr>
        <w:rFonts w:hint="eastAsia" w:eastAsiaTheme="minorEastAsia"/>
        <w:lang w:val="en-US" w:eastAsia="zh-CN"/>
      </w:rPr>
    </w:r>
    <w:r>
      <w:rPr>
        <w:rFonts w:hint="eastAsia" w:eastAsiaTheme="minorEastAsia"/>
        <w:lang w:val="en-US" w:eastAsia="zh-C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1" locked="0" layoutInCell="0" allowOverlap="1">
              <wp:simplePos x="0" y="0"/>
              <wp:positionH relativeFrom="margin">
                <wp:align>center</wp:align>
              </wp:positionH>
              <wp:positionV relativeFrom="margin">
                <wp:align>center</wp:align>
              </wp:positionV>
              <wp:extent cx="5260975" cy="3581400"/>
              <wp:effectExtent l="0" t="0" r="0" b="0"/>
              <wp:wrapNone/>
              <wp:docPr id="3" name="WordPictureWatermark4616297"/>
              <wp:cNvGraphicFramePr/>
              <a:graphic xmlns:a="http://schemas.openxmlformats.org/drawingml/2006/main">
                <a:graphicData uri="http://schemas.openxmlformats.org/drawingml/2006/picture">
                  <pic:pic xmlns:pic="http://schemas.openxmlformats.org/drawingml/2006/picture">
                    <pic:nvPicPr>
                      <pic:cNvPr id="0" name="" descr="微信图片_20220321191708"/>
                      <pic:cNvPicPr/>
                      <pic:nvPr/>
                    </pic:nvPicPr>
                    <pic:blipFill rotWithShape="1">
                      <a:blip r:embed="rId1"/>
                      <a:stretch/>
                    </pic:blipFill>
                    <pic:spPr bwMode="auto">
                      <a:xfrm>
                        <a:off x="0" y="0"/>
                        <a:ext cx="5260975" cy="3581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16297" o:spid="_x0000_s2" type="#_x0000_t75" style="position:absolute;z-index:-251654144;o:allowoverlap:true;o:allowincell:false;mso-position-horizontal-relative:margin;mso-position-horizontal:center;mso-position-vertical-relative:margin;mso-position-vertical:center;width:414.25pt;height:282.00pt;mso-wrap-distance-left:9.00pt;mso-wrap-distance-top:0.00pt;mso-wrap-distance-right:9.00pt;mso-wrap-distance-bottom:0.00pt;z-index:1;" stroked="false">
              <v:imagedata r:id="rId1" o:title=""/>
              <o:lock v:ext="edit" rotation="t"/>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1" locked="0" layoutInCell="0" allowOverlap="1">
              <wp:simplePos x="0" y="0"/>
              <wp:positionH relativeFrom="margin">
                <wp:align>center</wp:align>
              </wp:positionH>
              <wp:positionV relativeFrom="margin">
                <wp:align>center</wp:align>
              </wp:positionV>
              <wp:extent cx="5260975" cy="3581400"/>
              <wp:effectExtent l="0" t="0" r="0" b="0"/>
              <wp:wrapNone/>
              <wp:docPr id="4" name="WordPictureWatermark4616296"/>
              <wp:cNvGraphicFramePr/>
              <a:graphic xmlns:a="http://schemas.openxmlformats.org/drawingml/2006/main">
                <a:graphicData uri="http://schemas.openxmlformats.org/drawingml/2006/picture">
                  <pic:pic xmlns:pic="http://schemas.openxmlformats.org/drawingml/2006/picture">
                    <pic:nvPicPr>
                      <pic:cNvPr id="0" name="" descr="微信图片_20220321191708"/>
                      <pic:cNvPicPr/>
                      <pic:nvPr/>
                    </pic:nvPicPr>
                    <pic:blipFill rotWithShape="1">
                      <a:blip r:embed="rId1"/>
                      <a:stretch/>
                    </pic:blipFill>
                    <pic:spPr bwMode="auto">
                      <a:xfrm>
                        <a:off x="0" y="0"/>
                        <a:ext cx="5260975" cy="35814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16296" o:spid="_x0000_s3" type="#_x0000_t75" style="position:absolute;z-index:-251655168;o:allowoverlap:true;o:allowincell:false;mso-position-horizontal-relative:margin;mso-position-horizontal:center;mso-position-vertical-relative:margin;mso-position-vertical:center;width:414.25pt;height:282.00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1425A9"/>
    <w:lvl w:ilvl="0">
      <w:isLgl w:val="false"/>
      <w:lvlJc w:val="left"/>
      <w:lvlText w:val="□"/>
      <w:numFmt w:val="bullet"/>
      <w:pPr>
        <w:pBdr/>
        <w:spacing/>
        <w:ind w:hanging="360" w:left="360"/>
      </w:pPr>
      <w:rPr>
        <w:rFonts w:hint="eastAsia" w:ascii="宋体" w:hAnsi="宋体" w:eastAsia="宋体" w:cs="黑体"/>
      </w:rPr>
      <w:start w:val="0"/>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1">
    <w:nsid w:val="58336B30"/>
    <w:lvl w:ilvl="0">
      <w:isLgl w:val="false"/>
      <w:lvlJc w:val="left"/>
      <w:lvlText w:val="%1"/>
      <w:numFmt w:val="decimal"/>
      <w:pPr>
        <w:pBdr/>
        <w:spacing/>
        <w:ind w:hanging="360" w:left="360"/>
      </w:pPr>
      <w:rPr>
        <w:rFonts w:hint="eastAsia"/>
      </w:rPr>
      <w:start w:val="300"/>
      <w:suff w:val="tab"/>
    </w:lvl>
    <w:lvl w:ilvl="1">
      <w:isLgl w:val="false"/>
      <w:lvlJc w:val="left"/>
      <w:lvlText w:val="%2)"/>
      <w:numFmt w:val="lowerLetter"/>
      <w:pPr>
        <w:pBdr/>
        <w:spacing/>
        <w:ind w:hanging="420" w:left="840"/>
      </w:pPr>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3">
    <w:name w:val="Table Grid Light"/>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1"/>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2"/>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3"/>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4"/>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5"/>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w:basedOn w:val="10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1"/>
    <w:basedOn w:val="10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2"/>
    <w:basedOn w:val="10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3"/>
    <w:basedOn w:val="10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4"/>
    <w:basedOn w:val="10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5"/>
    <w:basedOn w:val="10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6"/>
    <w:basedOn w:val="10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w:basedOn w:val="10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1"/>
    <w:basedOn w:val="10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5"/>
    <w:basedOn w:val="10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6"/>
    <w:basedOn w:val="10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w:basedOn w:val="10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1"/>
    <w:basedOn w:val="10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5"/>
    <w:basedOn w:val="10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6"/>
    <w:basedOn w:val="10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w:basedOn w:val="10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1"/>
    <w:basedOn w:val="10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2"/>
    <w:basedOn w:val="10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3"/>
    <w:basedOn w:val="10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4"/>
    <w:basedOn w:val="10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5"/>
    <w:basedOn w:val="10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6"/>
    <w:basedOn w:val="10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Accent 1"/>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2"/>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3"/>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4"/>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5"/>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6"/>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6 Colorful"/>
    <w:basedOn w:val="10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5">
    <w:name w:val="Grid Table 6 Colorful - Accent 1"/>
    <w:basedOn w:val="10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6">
    <w:name w:val="Grid Table 6 Colorful - Accent 2"/>
    <w:basedOn w:val="10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7">
    <w:name w:val="Grid Table 6 Colorful - Accent 3"/>
    <w:basedOn w:val="10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8">
    <w:name w:val="Grid Table 6 Colorful - Accent 4"/>
    <w:basedOn w:val="10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9">
    <w:name w:val="Grid Table 6 Colorful - Accent 5"/>
    <w:basedOn w:val="10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0">
    <w:name w:val="Grid Table 6 Colorful - Accent 6"/>
    <w:basedOn w:val="10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7 Colorful"/>
    <w:basedOn w:val="10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1"/>
    <w:basedOn w:val="10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5"/>
    <w:basedOn w:val="10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6"/>
    <w:basedOn w:val="10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1"/>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2"/>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3"/>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4"/>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5"/>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6"/>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w:basedOn w:val="10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1"/>
    <w:basedOn w:val="10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2"/>
    <w:basedOn w:val="10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3"/>
    <w:basedOn w:val="10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4"/>
    <w:basedOn w:val="10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5"/>
    <w:basedOn w:val="10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6"/>
    <w:basedOn w:val="10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w:basedOn w:val="10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1"/>
    <w:basedOn w:val="10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2"/>
    <w:basedOn w:val="10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3"/>
    <w:basedOn w:val="10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4"/>
    <w:basedOn w:val="10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5"/>
    <w:basedOn w:val="10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6"/>
    <w:basedOn w:val="10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w:basedOn w:val="10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1"/>
    <w:basedOn w:val="10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2"/>
    <w:basedOn w:val="10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3"/>
    <w:basedOn w:val="10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4"/>
    <w:basedOn w:val="10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5"/>
    <w:basedOn w:val="10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6"/>
    <w:basedOn w:val="10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5 Dark"/>
    <w:basedOn w:val="10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1"/>
    <w:basedOn w:val="10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2"/>
    <w:basedOn w:val="10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3"/>
    <w:basedOn w:val="10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4"/>
    <w:basedOn w:val="10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5"/>
    <w:basedOn w:val="10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6"/>
    <w:basedOn w:val="10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6 Colorful"/>
    <w:basedOn w:val="10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1"/>
    <w:basedOn w:val="10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2"/>
    <w:basedOn w:val="10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3"/>
    <w:basedOn w:val="10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4"/>
    <w:basedOn w:val="10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5"/>
    <w:basedOn w:val="10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6"/>
    <w:basedOn w:val="10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7 Colorful"/>
    <w:basedOn w:val="10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1">
    <w:name w:val="List Table 7 Colorful - Accent 1"/>
    <w:basedOn w:val="10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52">
    <w:name w:val="List Table 7 Colorful - Accent 2"/>
    <w:basedOn w:val="10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53">
    <w:name w:val="List Table 7 Colorful - Accent 3"/>
    <w:basedOn w:val="10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54">
    <w:name w:val="List Table 7 Colorful - Accent 4"/>
    <w:basedOn w:val="10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5">
    <w:name w:val="List Table 7 Colorful - Accent 5"/>
    <w:basedOn w:val="10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56">
    <w:name w:val="List Table 7 Colorful - Accent 6"/>
    <w:basedOn w:val="10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57">
    <w:name w:val="Lined - Accent"/>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1"/>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2"/>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3"/>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4"/>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5"/>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6"/>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w:basedOn w:val="10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1"/>
    <w:basedOn w:val="10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2"/>
    <w:basedOn w:val="10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3"/>
    <w:basedOn w:val="10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4"/>
    <w:basedOn w:val="10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5"/>
    <w:basedOn w:val="10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6"/>
    <w:basedOn w:val="10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w:basedOn w:val="10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1"/>
    <w:basedOn w:val="10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2"/>
    <w:basedOn w:val="10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3"/>
    <w:basedOn w:val="10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4"/>
    <w:basedOn w:val="10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5"/>
    <w:basedOn w:val="10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6"/>
    <w:basedOn w:val="10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8">
    <w:name w:val="Heading 1"/>
    <w:basedOn w:val="1036"/>
    <w:next w:val="1036"/>
    <w:link w:val="98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79">
    <w:name w:val="Heading 2"/>
    <w:basedOn w:val="1036"/>
    <w:next w:val="1036"/>
    <w:link w:val="98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80">
    <w:name w:val="Heading 3"/>
    <w:basedOn w:val="1036"/>
    <w:next w:val="1036"/>
    <w:link w:val="99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1">
    <w:name w:val="Heading 4"/>
    <w:basedOn w:val="1036"/>
    <w:next w:val="1036"/>
    <w:link w:val="99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2">
    <w:name w:val="Heading 5"/>
    <w:basedOn w:val="1036"/>
    <w:next w:val="1036"/>
    <w:link w:val="9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3">
    <w:name w:val="Heading 6"/>
    <w:basedOn w:val="1036"/>
    <w:next w:val="1036"/>
    <w:link w:val="9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4">
    <w:name w:val="Heading 7"/>
    <w:basedOn w:val="1036"/>
    <w:next w:val="1036"/>
    <w:link w:val="9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5">
    <w:name w:val="Heading 8"/>
    <w:basedOn w:val="1036"/>
    <w:next w:val="1036"/>
    <w:link w:val="99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6">
    <w:name w:val="Heading 9"/>
    <w:basedOn w:val="1036"/>
    <w:next w:val="1036"/>
    <w:link w:val="99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87" w:default="1">
    <w:name w:val="No List"/>
    <w:uiPriority w:val="99"/>
    <w:semiHidden/>
    <w:unhideWhenUsed/>
    <w:pPr>
      <w:pBdr/>
      <w:spacing/>
      <w:ind/>
    </w:pPr>
  </w:style>
  <w:style w:type="character" w:styleId="988">
    <w:name w:val="Heading 1 Char"/>
    <w:basedOn w:val="1037"/>
    <w:link w:val="978"/>
    <w:uiPriority w:val="9"/>
    <w:pPr>
      <w:pBdr/>
      <w:spacing/>
      <w:ind/>
    </w:pPr>
    <w:rPr>
      <w:rFonts w:ascii="Arial" w:hAnsi="Arial" w:eastAsia="Arial" w:cs="Arial"/>
      <w:color w:val="0f4761" w:themeColor="accent1" w:themeShade="BF"/>
      <w:sz w:val="40"/>
      <w:szCs w:val="40"/>
    </w:rPr>
  </w:style>
  <w:style w:type="character" w:styleId="989">
    <w:name w:val="Heading 2 Char"/>
    <w:basedOn w:val="1037"/>
    <w:link w:val="979"/>
    <w:uiPriority w:val="9"/>
    <w:pPr>
      <w:pBdr/>
      <w:spacing/>
      <w:ind/>
    </w:pPr>
    <w:rPr>
      <w:rFonts w:ascii="Arial" w:hAnsi="Arial" w:eastAsia="Arial" w:cs="Arial"/>
      <w:color w:val="0f4761" w:themeColor="accent1" w:themeShade="BF"/>
      <w:sz w:val="32"/>
      <w:szCs w:val="32"/>
    </w:rPr>
  </w:style>
  <w:style w:type="character" w:styleId="990">
    <w:name w:val="Heading 3 Char"/>
    <w:basedOn w:val="1037"/>
    <w:link w:val="980"/>
    <w:uiPriority w:val="9"/>
    <w:pPr>
      <w:pBdr/>
      <w:spacing/>
      <w:ind/>
    </w:pPr>
    <w:rPr>
      <w:rFonts w:ascii="Arial" w:hAnsi="Arial" w:eastAsia="Arial" w:cs="Arial"/>
      <w:color w:val="0f4761" w:themeColor="accent1" w:themeShade="BF"/>
      <w:sz w:val="28"/>
      <w:szCs w:val="28"/>
    </w:rPr>
  </w:style>
  <w:style w:type="character" w:styleId="991">
    <w:name w:val="Heading 4 Char"/>
    <w:basedOn w:val="1037"/>
    <w:link w:val="981"/>
    <w:uiPriority w:val="9"/>
    <w:pPr>
      <w:pBdr/>
      <w:spacing/>
      <w:ind/>
    </w:pPr>
    <w:rPr>
      <w:rFonts w:ascii="Arial" w:hAnsi="Arial" w:eastAsia="Arial" w:cs="Arial"/>
      <w:i/>
      <w:iCs/>
      <w:color w:val="0f4761" w:themeColor="accent1" w:themeShade="BF"/>
    </w:rPr>
  </w:style>
  <w:style w:type="character" w:styleId="992">
    <w:name w:val="Heading 5 Char"/>
    <w:basedOn w:val="1037"/>
    <w:link w:val="982"/>
    <w:uiPriority w:val="9"/>
    <w:pPr>
      <w:pBdr/>
      <w:spacing/>
      <w:ind/>
    </w:pPr>
    <w:rPr>
      <w:rFonts w:ascii="Arial" w:hAnsi="Arial" w:eastAsia="Arial" w:cs="Arial"/>
      <w:color w:val="0f4761" w:themeColor="accent1" w:themeShade="BF"/>
    </w:rPr>
  </w:style>
  <w:style w:type="character" w:styleId="993">
    <w:name w:val="Heading 6 Char"/>
    <w:basedOn w:val="1037"/>
    <w:link w:val="983"/>
    <w:uiPriority w:val="9"/>
    <w:pPr>
      <w:pBdr/>
      <w:spacing/>
      <w:ind/>
    </w:pPr>
    <w:rPr>
      <w:rFonts w:ascii="Arial" w:hAnsi="Arial" w:eastAsia="Arial" w:cs="Arial"/>
      <w:i/>
      <w:iCs/>
      <w:color w:val="595959" w:themeColor="text1" w:themeTint="A6"/>
    </w:rPr>
  </w:style>
  <w:style w:type="character" w:styleId="994">
    <w:name w:val="Heading 7 Char"/>
    <w:basedOn w:val="1037"/>
    <w:link w:val="984"/>
    <w:uiPriority w:val="9"/>
    <w:pPr>
      <w:pBdr/>
      <w:spacing/>
      <w:ind/>
    </w:pPr>
    <w:rPr>
      <w:rFonts w:ascii="Arial" w:hAnsi="Arial" w:eastAsia="Arial" w:cs="Arial"/>
      <w:color w:val="595959" w:themeColor="text1" w:themeTint="A6"/>
    </w:rPr>
  </w:style>
  <w:style w:type="character" w:styleId="995">
    <w:name w:val="Heading 8 Char"/>
    <w:basedOn w:val="1037"/>
    <w:link w:val="985"/>
    <w:uiPriority w:val="9"/>
    <w:pPr>
      <w:pBdr/>
      <w:spacing/>
      <w:ind/>
    </w:pPr>
    <w:rPr>
      <w:rFonts w:ascii="Arial" w:hAnsi="Arial" w:eastAsia="Arial" w:cs="Arial"/>
      <w:i/>
      <w:iCs/>
      <w:color w:val="272727" w:themeColor="text1" w:themeTint="D8"/>
    </w:rPr>
  </w:style>
  <w:style w:type="character" w:styleId="996">
    <w:name w:val="Heading 9 Char"/>
    <w:basedOn w:val="1037"/>
    <w:link w:val="986"/>
    <w:uiPriority w:val="9"/>
    <w:pPr>
      <w:pBdr/>
      <w:spacing/>
      <w:ind/>
    </w:pPr>
    <w:rPr>
      <w:rFonts w:ascii="Arial" w:hAnsi="Arial" w:eastAsia="Arial" w:cs="Arial"/>
      <w:i/>
      <w:iCs/>
      <w:color w:val="272727" w:themeColor="text1" w:themeTint="D8"/>
    </w:rPr>
  </w:style>
  <w:style w:type="paragraph" w:styleId="997">
    <w:name w:val="Title"/>
    <w:basedOn w:val="1036"/>
    <w:next w:val="1036"/>
    <w:link w:val="998"/>
    <w:uiPriority w:val="10"/>
    <w:qFormat/>
    <w:pPr>
      <w:pBdr/>
      <w:spacing w:after="80" w:line="240" w:lineRule="auto"/>
      <w:ind/>
      <w:contextualSpacing w:val="true"/>
    </w:pPr>
    <w:rPr>
      <w:rFonts w:ascii="Arial" w:hAnsi="Arial" w:eastAsia="Arial" w:cs="Arial"/>
      <w:spacing w:val="-10"/>
      <w:sz w:val="56"/>
      <w:szCs w:val="56"/>
    </w:rPr>
  </w:style>
  <w:style w:type="character" w:styleId="998">
    <w:name w:val="Title Char"/>
    <w:basedOn w:val="1037"/>
    <w:link w:val="997"/>
    <w:uiPriority w:val="10"/>
    <w:pPr>
      <w:pBdr/>
      <w:spacing/>
      <w:ind/>
    </w:pPr>
    <w:rPr>
      <w:rFonts w:ascii="Arial" w:hAnsi="Arial" w:eastAsia="Arial" w:cs="Arial"/>
      <w:spacing w:val="-10"/>
      <w:sz w:val="56"/>
      <w:szCs w:val="56"/>
    </w:rPr>
  </w:style>
  <w:style w:type="paragraph" w:styleId="999">
    <w:name w:val="Subtitle"/>
    <w:basedOn w:val="1036"/>
    <w:next w:val="1036"/>
    <w:link w:val="1000"/>
    <w:uiPriority w:val="11"/>
    <w:qFormat/>
    <w:pPr>
      <w:numPr>
        <w:ilvl w:val="1"/>
      </w:numPr>
      <w:pBdr/>
      <w:spacing/>
      <w:ind/>
    </w:pPr>
    <w:rPr>
      <w:color w:val="595959" w:themeColor="text1" w:themeTint="A6"/>
      <w:spacing w:val="15"/>
      <w:sz w:val="28"/>
      <w:szCs w:val="28"/>
    </w:rPr>
  </w:style>
  <w:style w:type="character" w:styleId="1000">
    <w:name w:val="Subtitle Char"/>
    <w:basedOn w:val="1037"/>
    <w:link w:val="999"/>
    <w:uiPriority w:val="11"/>
    <w:pPr>
      <w:pBdr/>
      <w:spacing/>
      <w:ind/>
    </w:pPr>
    <w:rPr>
      <w:color w:val="595959" w:themeColor="text1" w:themeTint="A6"/>
      <w:spacing w:val="15"/>
      <w:sz w:val="28"/>
      <w:szCs w:val="28"/>
    </w:rPr>
  </w:style>
  <w:style w:type="paragraph" w:styleId="1001">
    <w:name w:val="Quote"/>
    <w:basedOn w:val="1036"/>
    <w:next w:val="1036"/>
    <w:link w:val="1002"/>
    <w:uiPriority w:val="29"/>
    <w:qFormat/>
    <w:pPr>
      <w:pBdr/>
      <w:spacing w:before="160"/>
      <w:ind/>
      <w:jc w:val="center"/>
    </w:pPr>
    <w:rPr>
      <w:i/>
      <w:iCs/>
      <w:color w:val="404040" w:themeColor="text1" w:themeTint="BF"/>
    </w:rPr>
  </w:style>
  <w:style w:type="character" w:styleId="1002">
    <w:name w:val="Quote Char"/>
    <w:basedOn w:val="1037"/>
    <w:link w:val="1001"/>
    <w:uiPriority w:val="29"/>
    <w:pPr>
      <w:pBdr/>
      <w:spacing/>
      <w:ind/>
    </w:pPr>
    <w:rPr>
      <w:i/>
      <w:iCs/>
      <w:color w:val="404040" w:themeColor="text1" w:themeTint="BF"/>
    </w:rPr>
  </w:style>
  <w:style w:type="character" w:styleId="1003">
    <w:name w:val="Intense Emphasis"/>
    <w:basedOn w:val="1037"/>
    <w:uiPriority w:val="21"/>
    <w:qFormat/>
    <w:pPr>
      <w:pBdr/>
      <w:spacing/>
      <w:ind/>
    </w:pPr>
    <w:rPr>
      <w:i/>
      <w:iCs/>
      <w:color w:val="0f4761" w:themeColor="accent1" w:themeShade="BF"/>
    </w:rPr>
  </w:style>
  <w:style w:type="paragraph" w:styleId="1004">
    <w:name w:val="Intense Quote"/>
    <w:basedOn w:val="1036"/>
    <w:next w:val="1036"/>
    <w:link w:val="100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5">
    <w:name w:val="Intense Quote Char"/>
    <w:basedOn w:val="1037"/>
    <w:link w:val="1004"/>
    <w:uiPriority w:val="30"/>
    <w:pPr>
      <w:pBdr/>
      <w:spacing/>
      <w:ind/>
    </w:pPr>
    <w:rPr>
      <w:i/>
      <w:iCs/>
      <w:color w:val="0f4761" w:themeColor="accent1" w:themeShade="BF"/>
    </w:rPr>
  </w:style>
  <w:style w:type="character" w:styleId="1006">
    <w:name w:val="Intense Reference"/>
    <w:basedOn w:val="1037"/>
    <w:uiPriority w:val="32"/>
    <w:qFormat/>
    <w:pPr>
      <w:pBdr/>
      <w:spacing/>
      <w:ind/>
    </w:pPr>
    <w:rPr>
      <w:b/>
      <w:bCs/>
      <w:smallCaps/>
      <w:color w:val="0f4761" w:themeColor="accent1" w:themeShade="BF"/>
      <w:spacing w:val="5"/>
    </w:rPr>
  </w:style>
  <w:style w:type="paragraph" w:styleId="1007">
    <w:name w:val="No Spacing"/>
    <w:basedOn w:val="1036"/>
    <w:uiPriority w:val="1"/>
    <w:qFormat/>
    <w:pPr>
      <w:pBdr/>
      <w:spacing w:after="0" w:line="240" w:lineRule="auto"/>
      <w:ind/>
    </w:pPr>
  </w:style>
  <w:style w:type="character" w:styleId="1008">
    <w:name w:val="Subtle Emphasis"/>
    <w:basedOn w:val="1037"/>
    <w:uiPriority w:val="19"/>
    <w:qFormat/>
    <w:pPr>
      <w:pBdr/>
      <w:spacing/>
      <w:ind/>
    </w:pPr>
    <w:rPr>
      <w:i/>
      <w:iCs/>
      <w:color w:val="404040" w:themeColor="text1" w:themeTint="BF"/>
    </w:rPr>
  </w:style>
  <w:style w:type="character" w:styleId="1009">
    <w:name w:val="Emphasis"/>
    <w:basedOn w:val="1037"/>
    <w:uiPriority w:val="20"/>
    <w:qFormat/>
    <w:pPr>
      <w:pBdr/>
      <w:spacing/>
      <w:ind/>
    </w:pPr>
    <w:rPr>
      <w:i/>
      <w:iCs/>
    </w:rPr>
  </w:style>
  <w:style w:type="character" w:styleId="1010">
    <w:name w:val="Strong"/>
    <w:basedOn w:val="1037"/>
    <w:uiPriority w:val="22"/>
    <w:qFormat/>
    <w:pPr>
      <w:pBdr/>
      <w:spacing/>
      <w:ind/>
    </w:pPr>
    <w:rPr>
      <w:b/>
      <w:bCs/>
    </w:rPr>
  </w:style>
  <w:style w:type="character" w:styleId="1011">
    <w:name w:val="Subtle Reference"/>
    <w:basedOn w:val="1037"/>
    <w:uiPriority w:val="31"/>
    <w:qFormat/>
    <w:pPr>
      <w:pBdr/>
      <w:spacing/>
      <w:ind/>
    </w:pPr>
    <w:rPr>
      <w:smallCaps/>
      <w:color w:val="5a5a5a" w:themeColor="text1" w:themeTint="A5"/>
    </w:rPr>
  </w:style>
  <w:style w:type="character" w:styleId="1012">
    <w:name w:val="Book Title"/>
    <w:basedOn w:val="1037"/>
    <w:uiPriority w:val="33"/>
    <w:qFormat/>
    <w:pPr>
      <w:pBdr/>
      <w:spacing/>
      <w:ind/>
    </w:pPr>
    <w:rPr>
      <w:b/>
      <w:bCs/>
      <w:i/>
      <w:iCs/>
      <w:spacing w:val="5"/>
    </w:rPr>
  </w:style>
  <w:style w:type="character" w:styleId="1013">
    <w:name w:val="Header Char"/>
    <w:basedOn w:val="1037"/>
    <w:link w:val="1041"/>
    <w:uiPriority w:val="99"/>
    <w:pPr>
      <w:pBdr/>
      <w:spacing/>
      <w:ind/>
    </w:pPr>
  </w:style>
  <w:style w:type="character" w:styleId="1014">
    <w:name w:val="Footer Char"/>
    <w:basedOn w:val="1037"/>
    <w:link w:val="1040"/>
    <w:uiPriority w:val="99"/>
    <w:pPr>
      <w:pBdr/>
      <w:spacing/>
      <w:ind/>
    </w:pPr>
  </w:style>
  <w:style w:type="paragraph" w:styleId="1015">
    <w:name w:val="Caption"/>
    <w:basedOn w:val="1036"/>
    <w:next w:val="1036"/>
    <w:uiPriority w:val="35"/>
    <w:unhideWhenUsed/>
    <w:qFormat/>
    <w:pPr>
      <w:pBdr/>
      <w:spacing w:after="200" w:line="240" w:lineRule="auto"/>
      <w:ind/>
    </w:pPr>
    <w:rPr>
      <w:i/>
      <w:iCs/>
      <w:color w:val="0e2841" w:themeColor="text2"/>
      <w:sz w:val="18"/>
      <w:szCs w:val="18"/>
    </w:rPr>
  </w:style>
  <w:style w:type="paragraph" w:styleId="1016">
    <w:name w:val="footnote text"/>
    <w:basedOn w:val="1036"/>
    <w:link w:val="1017"/>
    <w:uiPriority w:val="99"/>
    <w:semiHidden/>
    <w:unhideWhenUsed/>
    <w:pPr>
      <w:pBdr/>
      <w:spacing w:after="0" w:line="240" w:lineRule="auto"/>
      <w:ind/>
    </w:pPr>
    <w:rPr>
      <w:sz w:val="20"/>
      <w:szCs w:val="20"/>
    </w:rPr>
  </w:style>
  <w:style w:type="character" w:styleId="1017">
    <w:name w:val="Footnote Text Char"/>
    <w:basedOn w:val="1037"/>
    <w:link w:val="1016"/>
    <w:uiPriority w:val="99"/>
    <w:semiHidden/>
    <w:pPr>
      <w:pBdr/>
      <w:spacing/>
      <w:ind/>
    </w:pPr>
    <w:rPr>
      <w:sz w:val="20"/>
      <w:szCs w:val="20"/>
    </w:rPr>
  </w:style>
  <w:style w:type="character" w:styleId="1018">
    <w:name w:val="footnote reference"/>
    <w:basedOn w:val="1037"/>
    <w:uiPriority w:val="99"/>
    <w:semiHidden/>
    <w:unhideWhenUsed/>
    <w:pPr>
      <w:pBdr/>
      <w:spacing/>
      <w:ind/>
    </w:pPr>
    <w:rPr>
      <w:vertAlign w:val="superscript"/>
    </w:rPr>
  </w:style>
  <w:style w:type="paragraph" w:styleId="1019">
    <w:name w:val="endnote text"/>
    <w:basedOn w:val="1036"/>
    <w:link w:val="1020"/>
    <w:uiPriority w:val="99"/>
    <w:semiHidden/>
    <w:unhideWhenUsed/>
    <w:pPr>
      <w:pBdr/>
      <w:spacing w:after="0" w:line="240" w:lineRule="auto"/>
      <w:ind/>
    </w:pPr>
    <w:rPr>
      <w:sz w:val="20"/>
      <w:szCs w:val="20"/>
    </w:rPr>
  </w:style>
  <w:style w:type="character" w:styleId="1020">
    <w:name w:val="Endnote Text Char"/>
    <w:basedOn w:val="1037"/>
    <w:link w:val="1019"/>
    <w:uiPriority w:val="99"/>
    <w:semiHidden/>
    <w:pPr>
      <w:pBdr/>
      <w:spacing/>
      <w:ind/>
    </w:pPr>
    <w:rPr>
      <w:sz w:val="20"/>
      <w:szCs w:val="20"/>
    </w:rPr>
  </w:style>
  <w:style w:type="character" w:styleId="1021">
    <w:name w:val="endnote reference"/>
    <w:basedOn w:val="1037"/>
    <w:uiPriority w:val="99"/>
    <w:semiHidden/>
    <w:unhideWhenUsed/>
    <w:pPr>
      <w:pBdr/>
      <w:spacing/>
      <w:ind/>
    </w:pPr>
    <w:rPr>
      <w:vertAlign w:val="superscript"/>
    </w:rPr>
  </w:style>
  <w:style w:type="character" w:styleId="1022">
    <w:name w:val="Hyperlink"/>
    <w:basedOn w:val="1037"/>
    <w:uiPriority w:val="99"/>
    <w:unhideWhenUsed/>
    <w:pPr>
      <w:pBdr/>
      <w:spacing/>
      <w:ind/>
    </w:pPr>
    <w:rPr>
      <w:color w:val="0563c1" w:themeColor="hyperlink"/>
      <w:u w:val="single"/>
    </w:rPr>
  </w:style>
  <w:style w:type="character" w:styleId="1023">
    <w:name w:val="FollowedHyperlink"/>
    <w:basedOn w:val="1037"/>
    <w:uiPriority w:val="99"/>
    <w:semiHidden/>
    <w:unhideWhenUsed/>
    <w:pPr>
      <w:pBdr/>
      <w:spacing/>
      <w:ind/>
    </w:pPr>
    <w:rPr>
      <w:color w:val="954f72" w:themeColor="followedHyperlink"/>
      <w:u w:val="single"/>
    </w:rPr>
  </w:style>
  <w:style w:type="paragraph" w:styleId="1024">
    <w:name w:val="toc 1"/>
    <w:basedOn w:val="1036"/>
    <w:next w:val="1036"/>
    <w:uiPriority w:val="39"/>
    <w:unhideWhenUsed/>
    <w:pPr>
      <w:pBdr/>
      <w:spacing w:after="100"/>
      <w:ind/>
    </w:pPr>
  </w:style>
  <w:style w:type="paragraph" w:styleId="1025">
    <w:name w:val="toc 2"/>
    <w:basedOn w:val="1036"/>
    <w:next w:val="1036"/>
    <w:uiPriority w:val="39"/>
    <w:unhideWhenUsed/>
    <w:pPr>
      <w:pBdr/>
      <w:spacing w:after="100"/>
      <w:ind w:left="220"/>
    </w:pPr>
  </w:style>
  <w:style w:type="paragraph" w:styleId="1026">
    <w:name w:val="toc 3"/>
    <w:basedOn w:val="1036"/>
    <w:next w:val="1036"/>
    <w:uiPriority w:val="39"/>
    <w:unhideWhenUsed/>
    <w:pPr>
      <w:pBdr/>
      <w:spacing w:after="100"/>
      <w:ind w:left="440"/>
    </w:pPr>
  </w:style>
  <w:style w:type="paragraph" w:styleId="1027">
    <w:name w:val="toc 4"/>
    <w:basedOn w:val="1036"/>
    <w:next w:val="1036"/>
    <w:uiPriority w:val="39"/>
    <w:unhideWhenUsed/>
    <w:pPr>
      <w:pBdr/>
      <w:spacing w:after="100"/>
      <w:ind w:left="660"/>
    </w:pPr>
  </w:style>
  <w:style w:type="paragraph" w:styleId="1028">
    <w:name w:val="toc 5"/>
    <w:basedOn w:val="1036"/>
    <w:next w:val="1036"/>
    <w:uiPriority w:val="39"/>
    <w:unhideWhenUsed/>
    <w:pPr>
      <w:pBdr/>
      <w:spacing w:after="100"/>
      <w:ind w:left="880"/>
    </w:pPr>
  </w:style>
  <w:style w:type="paragraph" w:styleId="1029">
    <w:name w:val="toc 6"/>
    <w:basedOn w:val="1036"/>
    <w:next w:val="1036"/>
    <w:uiPriority w:val="39"/>
    <w:unhideWhenUsed/>
    <w:pPr>
      <w:pBdr/>
      <w:spacing w:after="100"/>
      <w:ind w:left="1100"/>
    </w:pPr>
  </w:style>
  <w:style w:type="paragraph" w:styleId="1030">
    <w:name w:val="toc 7"/>
    <w:basedOn w:val="1036"/>
    <w:next w:val="1036"/>
    <w:uiPriority w:val="39"/>
    <w:unhideWhenUsed/>
    <w:pPr>
      <w:pBdr/>
      <w:spacing w:after="100"/>
      <w:ind w:left="1320"/>
    </w:pPr>
  </w:style>
  <w:style w:type="paragraph" w:styleId="1031">
    <w:name w:val="toc 8"/>
    <w:basedOn w:val="1036"/>
    <w:next w:val="1036"/>
    <w:uiPriority w:val="39"/>
    <w:unhideWhenUsed/>
    <w:pPr>
      <w:pBdr/>
      <w:spacing w:after="100"/>
      <w:ind w:left="1540"/>
    </w:pPr>
  </w:style>
  <w:style w:type="paragraph" w:styleId="1032">
    <w:name w:val="toc 9"/>
    <w:basedOn w:val="1036"/>
    <w:next w:val="1036"/>
    <w:uiPriority w:val="39"/>
    <w:unhideWhenUsed/>
    <w:pPr>
      <w:pBdr/>
      <w:spacing w:after="100"/>
      <w:ind w:left="1760"/>
    </w:pPr>
  </w:style>
  <w:style w:type="character" w:styleId="1033">
    <w:name w:val="Placeholder Text"/>
    <w:basedOn w:val="1037"/>
    <w:uiPriority w:val="99"/>
    <w:semiHidden/>
    <w:pPr>
      <w:pBdr/>
      <w:spacing/>
      <w:ind/>
    </w:pPr>
    <w:rPr>
      <w:color w:val="666666"/>
    </w:rPr>
  </w:style>
  <w:style w:type="paragraph" w:styleId="1034">
    <w:name w:val="TOC Heading"/>
    <w:uiPriority w:val="39"/>
    <w:unhideWhenUsed/>
    <w:pPr>
      <w:pBdr/>
      <w:spacing/>
      <w:ind/>
    </w:pPr>
  </w:style>
  <w:style w:type="paragraph" w:styleId="1035">
    <w:name w:val="table of figures"/>
    <w:basedOn w:val="1036"/>
    <w:next w:val="1036"/>
    <w:uiPriority w:val="99"/>
    <w:unhideWhenUsed/>
    <w:pPr>
      <w:pBdr/>
      <w:spacing w:after="0" w:afterAutospacing="0"/>
      <w:ind/>
    </w:pPr>
  </w:style>
  <w:style w:type="paragraph" w:styleId="103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character" w:styleId="1037" w:default="1">
    <w:name w:val="Default Paragraph Font"/>
    <w:uiPriority w:val="1"/>
    <w:semiHidden/>
    <w:unhideWhenUsed/>
    <w:pPr>
      <w:pBdr/>
      <w:spacing/>
      <w:ind/>
    </w:pPr>
  </w:style>
  <w:style w:type="table" w:styleId="103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9">
    <w:name w:val="Balloon Text"/>
    <w:basedOn w:val="1036"/>
    <w:link w:val="1049"/>
    <w:uiPriority w:val="0"/>
    <w:qFormat/>
    <w:pPr>
      <w:pBdr/>
      <w:spacing/>
      <w:ind/>
    </w:pPr>
    <w:rPr>
      <w:sz w:val="18"/>
      <w:szCs w:val="18"/>
    </w:rPr>
  </w:style>
  <w:style w:type="paragraph" w:styleId="1040">
    <w:name w:val="Footer"/>
    <w:basedOn w:val="1036"/>
    <w:uiPriority w:val="0"/>
    <w:qFormat/>
    <w:pPr>
      <w:pBdr/>
      <w:tabs>
        <w:tab w:val="center" w:leader="none" w:pos="4153"/>
        <w:tab w:val="right" w:leader="none" w:pos="8306"/>
      </w:tabs>
      <w:spacing/>
      <w:ind/>
      <w:jc w:val="left"/>
    </w:pPr>
    <w:rPr>
      <w:sz w:val="18"/>
    </w:rPr>
  </w:style>
  <w:style w:type="paragraph" w:styleId="1041">
    <w:name w:val="Header"/>
    <w:basedOn w:val="1036"/>
    <w:link w:val="1062"/>
    <w:uiPriority w:val="0"/>
    <w:qFormat/>
    <w:pPr>
      <w:pBdr>
        <w:top w:val="none" w:color="000000" w:sz="0" w:space="1"/>
        <w:left w:val="none" w:color="000000" w:sz="0" w:space="4"/>
        <w:bottom w:val="none" w:color="000000" w:sz="0" w:space="1"/>
        <w:right w:val="none" w:color="000000" w:sz="0" w:space="4"/>
      </w:pBdr>
      <w:tabs>
        <w:tab w:val="center" w:leader="none" w:pos="4153"/>
        <w:tab w:val="right" w:leader="none" w:pos="8306"/>
      </w:tabs>
      <w:spacing/>
      <w:ind/>
    </w:pPr>
    <w:rPr>
      <w:sz w:val="18"/>
    </w:rPr>
  </w:style>
  <w:style w:type="paragraph" w:styleId="1042">
    <w:name w:val="Normal (Web)"/>
    <w:basedOn w:val="1036"/>
    <w:uiPriority w:val="99"/>
    <w:unhideWhenUsed/>
    <w:qFormat/>
    <w:pPr>
      <w:widowControl w:val="true"/>
      <w:pBdr/>
      <w:spacing w:after="100" w:afterAutospacing="1" w:before="100" w:beforeAutospacing="1"/>
      <w:ind/>
      <w:jc w:val="left"/>
    </w:pPr>
    <w:rPr>
      <w:rFonts w:ascii="宋体" w:hAnsi="宋体" w:eastAsia="宋体" w:cs="宋体"/>
      <w:sz w:val="24"/>
    </w:rPr>
  </w:style>
  <w:style w:type="table" w:styleId="1043">
    <w:name w:val="Table Grid"/>
    <w:basedOn w:val="1038"/>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4">
    <w:name w:val="List Paragraph"/>
    <w:basedOn w:val="1036"/>
    <w:uiPriority w:val="99"/>
    <w:unhideWhenUsed/>
    <w:qFormat/>
    <w:pPr>
      <w:pBdr/>
      <w:spacing/>
      <w:ind w:firstLine="420"/>
    </w:pPr>
  </w:style>
  <w:style w:type="paragraph" w:styleId="1045" w:customStyle="1">
    <w:name w:val="日期1"/>
    <w:basedOn w:val="1036"/>
    <w:next w:val="1036"/>
    <w:uiPriority w:val="0"/>
    <w:qFormat/>
    <w:pPr>
      <w:pBdr/>
      <w:spacing/>
      <w:ind/>
      <w:jc w:val="right"/>
    </w:pPr>
    <w:rPr>
      <w:rFonts w:ascii="Times New Roman" w:hAnsi="Times New Roman" w:eastAsia="宋体" w:cs="Times New Roman"/>
      <w:color w:val="5590cc"/>
      <w:sz w:val="24"/>
    </w:rPr>
  </w:style>
  <w:style w:type="paragraph" w:styleId="1046" w:customStyle="1">
    <w:name w:val="Contact Details"/>
    <w:basedOn w:val="1036"/>
    <w:uiPriority w:val="0"/>
    <w:qFormat/>
    <w:pPr>
      <w:pBdr/>
      <w:spacing/>
      <w:ind/>
    </w:pPr>
    <w:rPr>
      <w:rFonts w:ascii="Times New Roman" w:hAnsi="Times New Roman" w:eastAsia="宋体" w:cs="Times New Roman"/>
      <w:color w:val="ffffff"/>
      <w:sz w:val="16"/>
      <w:szCs w:val="14"/>
    </w:rPr>
  </w:style>
  <w:style w:type="paragraph" w:styleId="1047" w:customStyle="1">
    <w:name w:val="Organization"/>
    <w:basedOn w:val="1036"/>
    <w:uiPriority w:val="0"/>
    <w:qFormat/>
    <w:pPr>
      <w:pBdr/>
      <w:spacing w:line="600" w:lineRule="exact"/>
      <w:ind/>
    </w:pPr>
    <w:rPr>
      <w:rFonts w:ascii="Calibri" w:hAnsi="Calibri" w:eastAsia="宋体" w:cs="Times New Roman"/>
      <w:color w:val="ffffff"/>
      <w:sz w:val="56"/>
      <w:szCs w:val="36"/>
    </w:rPr>
  </w:style>
  <w:style w:type="paragraph" w:styleId="1048" w:customStyle="1">
    <w:name w:val="无间隔1"/>
    <w:uiPriority w:val="0"/>
    <w:qFormat/>
    <w:pPr>
      <w:pBdr/>
      <w:spacing/>
      <w:ind/>
    </w:pPr>
    <w:rPr>
      <w:rFonts w:ascii="Times New Roman" w:hAnsi="Times New Roman" w:eastAsia="宋体" w:cs="Times New Roman"/>
      <w:sz w:val="22"/>
      <w:lang w:val="en-US" w:eastAsia="zh-CN" w:bidi="ar-SA"/>
    </w:rPr>
  </w:style>
  <w:style w:type="character" w:styleId="1049" w:customStyle="1">
    <w:name w:val="批注框文本 字符"/>
    <w:basedOn w:val="1037"/>
    <w:link w:val="1039"/>
    <w:uiPriority w:val="0"/>
    <w:qFormat/>
    <w:pPr>
      <w:pBdr/>
      <w:spacing/>
      <w:ind/>
    </w:pPr>
    <w:rPr>
      <w:rFonts w:asciiTheme="minorHAnsi" w:hAnsiTheme="minorHAnsi" w:eastAsiaTheme="minorEastAsia" w:cstheme="minorBidi"/>
      <w:sz w:val="18"/>
      <w:szCs w:val="18"/>
    </w:rPr>
  </w:style>
  <w:style w:type="character" w:styleId="1050" w:customStyle="1">
    <w:name w:val="Char Style 3"/>
    <w:basedOn w:val="1037"/>
    <w:link w:val="1051"/>
    <w:uiPriority w:val="0"/>
    <w:qFormat/>
    <w:pPr>
      <w:pBdr/>
      <w:spacing/>
      <w:ind/>
    </w:pPr>
    <w:rPr>
      <w:rFonts w:ascii="黑体" w:hAnsi="黑体" w:eastAsia="黑体" w:cs="黑体"/>
      <w:sz w:val="16"/>
      <w:szCs w:val="16"/>
      <w:lang w:val="zh-CN" w:bidi="zh-CN"/>
    </w:rPr>
  </w:style>
  <w:style w:type="paragraph" w:styleId="1051" w:customStyle="1">
    <w:name w:val="Style 2"/>
    <w:basedOn w:val="1036"/>
    <w:link w:val="1050"/>
    <w:uiPriority w:val="0"/>
    <w:qFormat/>
    <w:pPr>
      <w:pBdr/>
      <w:spacing/>
      <w:ind/>
      <w:jc w:val="left"/>
    </w:pPr>
    <w:rPr>
      <w:rFonts w:ascii="黑体" w:hAnsi="黑体" w:eastAsia="黑体" w:cs="黑体"/>
      <w:sz w:val="16"/>
      <w:szCs w:val="16"/>
      <w:lang w:val="zh-CN" w:bidi="zh-CN"/>
    </w:rPr>
  </w:style>
  <w:style w:type="character" w:styleId="1052" w:customStyle="1">
    <w:name w:val="Char Style 13"/>
    <w:basedOn w:val="1037"/>
    <w:link w:val="1053"/>
    <w:uiPriority w:val="0"/>
    <w:qFormat/>
    <w:pPr>
      <w:pBdr/>
      <w:spacing/>
      <w:ind/>
    </w:pPr>
    <w:rPr>
      <w:rFonts w:ascii="黑体" w:hAnsi="黑体" w:eastAsia="黑体" w:cs="黑体"/>
      <w:lang w:val="zh-CN" w:bidi="zh-CN"/>
    </w:rPr>
  </w:style>
  <w:style w:type="paragraph" w:styleId="1053" w:customStyle="1">
    <w:name w:val="Style 12"/>
    <w:basedOn w:val="1036"/>
    <w:link w:val="1052"/>
    <w:uiPriority w:val="0"/>
    <w:qFormat/>
    <w:pPr>
      <w:pBdr/>
      <w:spacing w:after="60"/>
      <w:ind w:firstLine="160"/>
      <w:jc w:val="left"/>
    </w:pPr>
    <w:rPr>
      <w:rFonts w:ascii="黑体" w:hAnsi="黑体" w:eastAsia="黑体" w:cs="黑体"/>
      <w:sz w:val="20"/>
      <w:szCs w:val="20"/>
      <w:lang w:val="zh-CN" w:bidi="zh-CN"/>
    </w:rPr>
  </w:style>
  <w:style w:type="character" w:styleId="1054" w:customStyle="1">
    <w:name w:val="Char Style 17"/>
    <w:basedOn w:val="1037"/>
    <w:link w:val="1055"/>
    <w:uiPriority w:val="0"/>
    <w:qFormat/>
    <w:pPr>
      <w:pBdr/>
      <w:spacing/>
      <w:ind/>
    </w:pPr>
    <w:rPr>
      <w:rFonts w:ascii="黑体" w:hAnsi="黑体" w:eastAsia="黑体" w:cs="黑体"/>
      <w:sz w:val="30"/>
      <w:szCs w:val="30"/>
      <w:lang w:val="zh-CN" w:bidi="zh-CN"/>
    </w:rPr>
  </w:style>
  <w:style w:type="paragraph" w:styleId="1055" w:customStyle="1">
    <w:name w:val="Style 16"/>
    <w:basedOn w:val="1036"/>
    <w:link w:val="1054"/>
    <w:uiPriority w:val="0"/>
    <w:qFormat/>
    <w:pPr>
      <w:pBdr/>
      <w:spacing w:after="60"/>
      <w:ind/>
      <w:jc w:val="center"/>
    </w:pPr>
    <w:rPr>
      <w:rFonts w:ascii="黑体" w:hAnsi="黑体" w:eastAsia="黑体" w:cs="黑体"/>
      <w:sz w:val="30"/>
      <w:szCs w:val="30"/>
      <w:lang w:val="zh-CN" w:bidi="zh-CN"/>
    </w:rPr>
  </w:style>
  <w:style w:type="character" w:styleId="1056" w:customStyle="1">
    <w:name w:val="Char Style 6"/>
    <w:basedOn w:val="1037"/>
    <w:link w:val="1057"/>
    <w:uiPriority w:val="0"/>
    <w:qFormat/>
    <w:pPr>
      <w:pBdr/>
      <w:spacing/>
      <w:ind/>
    </w:pPr>
    <w:rPr>
      <w:rFonts w:ascii="黑体" w:hAnsi="黑体" w:eastAsia="黑体" w:cs="黑体"/>
      <w:sz w:val="19"/>
      <w:szCs w:val="19"/>
      <w:lang w:val="zh-CN" w:bidi="zh-CN"/>
    </w:rPr>
  </w:style>
  <w:style w:type="paragraph" w:styleId="1057" w:customStyle="1">
    <w:name w:val="Style 5"/>
    <w:basedOn w:val="1036"/>
    <w:link w:val="1056"/>
    <w:uiPriority w:val="0"/>
    <w:qFormat/>
    <w:pPr>
      <w:pBdr/>
      <w:spacing w:line="360" w:lineRule="auto"/>
      <w:ind/>
      <w:jc w:val="left"/>
    </w:pPr>
    <w:rPr>
      <w:rFonts w:ascii="黑体" w:hAnsi="黑体" w:eastAsia="黑体" w:cs="黑体"/>
      <w:sz w:val="19"/>
      <w:szCs w:val="19"/>
      <w:lang w:val="zh-CN" w:bidi="zh-CN"/>
    </w:rPr>
  </w:style>
  <w:style w:type="character" w:styleId="1058" w:customStyle="1">
    <w:name w:val="Char Style 12"/>
    <w:basedOn w:val="1037"/>
    <w:link w:val="1059"/>
    <w:uiPriority w:val="0"/>
    <w:qFormat/>
    <w:pPr>
      <w:pBdr/>
      <w:spacing/>
      <w:ind/>
    </w:pPr>
    <w:rPr>
      <w:rFonts w:ascii="黑体" w:hAnsi="黑体" w:eastAsia="黑体" w:cs="黑体"/>
      <w:sz w:val="19"/>
      <w:szCs w:val="19"/>
      <w:lang w:val="zh-CN" w:bidi="zh-CN"/>
    </w:rPr>
  </w:style>
  <w:style w:type="paragraph" w:styleId="1059" w:customStyle="1">
    <w:name w:val="Style 11"/>
    <w:basedOn w:val="1036"/>
    <w:link w:val="1058"/>
    <w:uiPriority w:val="0"/>
    <w:qFormat/>
    <w:pPr>
      <w:pBdr/>
      <w:spacing w:line="360" w:lineRule="auto"/>
      <w:ind/>
      <w:jc w:val="left"/>
    </w:pPr>
    <w:rPr>
      <w:rFonts w:ascii="黑体" w:hAnsi="黑体" w:eastAsia="黑体" w:cs="黑体"/>
      <w:sz w:val="19"/>
      <w:szCs w:val="19"/>
      <w:lang w:val="zh-CN" w:bidi="zh-CN"/>
    </w:rPr>
  </w:style>
  <w:style w:type="table" w:styleId="1060" w:customStyle="1">
    <w:name w:val="网格型1"/>
    <w:basedOn w:val="1038"/>
    <w:uiPriority w:val="0"/>
    <w:qFormat/>
    <w:pPr>
      <w:widowControl w:val="false"/>
      <w:pBdr/>
      <w:spacing/>
      <w:ind/>
      <w:jc w:val="both"/>
    </w:pPr>
    <w:rPr>
      <w:rFonts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Table Normal"/>
    <w:uiPriority w:val="0"/>
    <w:qFormat/>
    <w:pPr>
      <w:pBdr/>
      <w:spacing/>
      <w:ind/>
    </w:pPr>
    <w:rPr>
      <w:rFonts w:eastAsiaTheme="minorEastAsia"/>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2" w:customStyle="1">
    <w:name w:val="页眉 字符"/>
    <w:basedOn w:val="1037"/>
    <w:link w:val="1041"/>
    <w:uiPriority w:val="0"/>
    <w:qFormat/>
    <w:pPr>
      <w:pBdr/>
      <w:spacing/>
      <w:ind/>
    </w:pPr>
    <w:rPr>
      <w:rFonts w:asciiTheme="minorHAnsi" w:hAnsiTheme="minorHAnsi" w:eastAsiaTheme="minorEastAsia" w:cstheme="minorBidi"/>
      <w:sz w:val="18"/>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4102"/>
    <customShpInfo spid="_x0000_s4101"/>
    <customShpInfo spid="_x0000_s4100"/>
    <customShpInfo spid="_x0000_s1026" textRotate="1"/>
  </customShpExts>
</s:customData>
</file>

<file path=customXml/itemProps1.xml><?xml version="1.0" encoding="utf-8"?>
<ds:datastoreItem xmlns:ds="http://schemas.openxmlformats.org/officeDocument/2006/customXml" ds:itemID="{88E8C84C-7FF8-4DE5-BC00-8191B752336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zk</cp:lastModifiedBy>
  <cp:revision>3</cp:revision>
  <dcterms:created xsi:type="dcterms:W3CDTF">2022-05-02T16:31:00Z</dcterms:created>
  <dcterms:modified xsi:type="dcterms:W3CDTF">2025-12-03T13:03:23Z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15B72BA63AA14F11956770E2B45F2BDA</vt:lpwstr>
  </property>
</Properties>
</file>